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00B8" w:rsidRPr="001A081B" w:rsidRDefault="001D00B8" w:rsidP="00154EC1">
      <w:pPr>
        <w:pStyle w:val="a9"/>
      </w:pPr>
      <w:r w:rsidRPr="001A081B">
        <w:rPr>
          <w:rFonts w:hint="eastAsia"/>
        </w:rPr>
        <w:t>利用相关分析法辨识</w:t>
      </w:r>
      <w:r>
        <w:rPr>
          <w:rFonts w:hint="eastAsia"/>
        </w:rPr>
        <w:t>单容水箱模型</w:t>
      </w:r>
    </w:p>
    <w:p w:rsidR="001D00B8" w:rsidRDefault="001D00B8" w:rsidP="00154EC1">
      <w:pPr>
        <w:pStyle w:val="1"/>
      </w:pPr>
      <w:r>
        <w:rPr>
          <w:rFonts w:hint="eastAsia"/>
        </w:rPr>
        <w:t>实验目的</w:t>
      </w:r>
    </w:p>
    <w:p w:rsidR="00ED5CE4" w:rsidRDefault="001D00B8" w:rsidP="00154EC1">
      <w:pPr>
        <w:ind w:firstLine="420"/>
      </w:pPr>
      <w:r>
        <w:rPr>
          <w:rFonts w:hint="eastAsia"/>
        </w:rPr>
        <w:t>通过单容水箱的建模和系统辨识，掌握相关分析法的原理和应用以及系统辨识的具体步骤。</w:t>
      </w:r>
    </w:p>
    <w:p w:rsidR="00154EC1" w:rsidRDefault="00154EC1" w:rsidP="008255C0">
      <w:pPr>
        <w:pStyle w:val="1"/>
      </w:pPr>
      <w:r>
        <w:t>实验</w:t>
      </w:r>
      <w:r>
        <w:rPr>
          <w:rFonts w:hint="eastAsia"/>
        </w:rPr>
        <w:t>步骤</w:t>
      </w:r>
    </w:p>
    <w:p w:rsidR="00154EC1" w:rsidRDefault="00154EC1" w:rsidP="008255C0">
      <w:pPr>
        <w:pStyle w:val="2"/>
        <w:rPr>
          <w:ins w:id="0" w:author="yehao" w:date="2015-11-09T09:36:00Z"/>
        </w:rPr>
      </w:pPr>
      <w:del w:id="1" w:author="yehao" w:date="2015-11-09T09:54:00Z">
        <w:r w:rsidDel="003B11AB">
          <w:rPr>
            <w:rFonts w:hint="eastAsia"/>
          </w:rPr>
          <w:delText>建立</w:delText>
        </w:r>
      </w:del>
      <w:r>
        <w:rPr>
          <w:rFonts w:hint="eastAsia"/>
        </w:rPr>
        <w:t>单容水箱</w:t>
      </w:r>
      <w:del w:id="2" w:author="yehao" w:date="2015-11-09T09:54:00Z">
        <w:r w:rsidDel="003B11AB">
          <w:rPr>
            <w:rFonts w:hint="eastAsia"/>
          </w:rPr>
          <w:delText>的物理模型</w:delText>
        </w:r>
      </w:del>
      <w:ins w:id="3" w:author="yehao" w:date="2015-11-09T09:54:00Z">
        <w:r w:rsidR="003B11AB">
          <w:rPr>
            <w:rFonts w:hint="eastAsia"/>
          </w:rPr>
          <w:t>系统描述</w:t>
        </w:r>
      </w:ins>
    </w:p>
    <w:p w:rsidR="003B11AB" w:rsidRDefault="00A25FCE">
      <w:pPr>
        <w:rPr>
          <w:ins w:id="4" w:author="yehao" w:date="2015-11-09T09:54:00Z"/>
        </w:rPr>
        <w:pPrChange w:id="5" w:author="yehao" w:date="2015-11-09T09:36:00Z">
          <w:pPr>
            <w:pStyle w:val="2"/>
          </w:pPr>
        </w:pPrChange>
      </w:pPr>
      <w:ins w:id="6" w:author="yehao" w:date="2015-11-09T09:37:00Z">
        <w:r>
          <w:rPr>
            <w:rFonts w:hint="eastAsia"/>
          </w:rPr>
          <w:t>配</w:t>
        </w:r>
        <w:r>
          <w:t>一张图</w:t>
        </w:r>
      </w:ins>
      <w:ins w:id="7" w:author="yehao" w:date="2015-11-09T09:42:00Z">
        <w:r w:rsidR="00740ACD">
          <w:rPr>
            <w:rFonts w:hint="eastAsia"/>
          </w:rPr>
          <w:t>，</w:t>
        </w:r>
        <w:r w:rsidR="00740ACD">
          <w:t>描述</w:t>
        </w:r>
        <w:r w:rsidR="00740ACD">
          <w:rPr>
            <w:rFonts w:hint="eastAsia"/>
          </w:rPr>
          <w:t>物理</w:t>
        </w:r>
        <w:r w:rsidR="00740ACD">
          <w:t>过程，电机电压</w:t>
        </w:r>
      </w:ins>
      <w:ins w:id="8" w:author="yehao" w:date="2015-11-09T09:43:00Z">
        <w:r w:rsidR="00740ACD">
          <w:t>，电压会</w:t>
        </w:r>
        <w:r w:rsidR="00740ACD">
          <w:rPr>
            <w:rFonts w:hint="eastAsia"/>
          </w:rPr>
          <w:t>决定</w:t>
        </w:r>
      </w:ins>
      <w:ins w:id="9" w:author="yehao" w:date="2015-11-09T09:49:00Z">
        <w:r w:rsidR="003A39A8">
          <w:rPr>
            <w:rFonts w:hint="eastAsia"/>
          </w:rPr>
          <w:t>?</w:t>
        </w:r>
      </w:ins>
      <w:ins w:id="10" w:author="yehao" w:date="2015-11-09T10:16:00Z">
        <w:r w:rsidR="00620924">
          <w:rPr>
            <w:rFonts w:hint="eastAsia"/>
          </w:rPr>
          <w:t>泵</w:t>
        </w:r>
      </w:ins>
      <w:ins w:id="11" w:author="yehao" w:date="2015-11-09T09:49:00Z">
        <w:r w:rsidR="003A39A8">
          <w:t>的</w:t>
        </w:r>
      </w:ins>
      <w:ins w:id="12" w:author="yehao" w:date="2015-11-09T10:16:00Z">
        <w:r w:rsidR="00620924">
          <w:rPr>
            <w:rFonts w:hint="eastAsia"/>
          </w:rPr>
          <w:t>?</w:t>
        </w:r>
      </w:ins>
      <w:ins w:id="13" w:author="yehao" w:date="2015-11-09T09:49:00Z">
        <w:r w:rsidR="003A39A8">
          <w:t>，从而决定其流量，</w:t>
        </w:r>
      </w:ins>
      <w:ins w:id="14" w:author="yehao" w:date="2015-11-09T09:50:00Z">
        <w:r w:rsidR="003A39A8">
          <w:rPr>
            <w:rFonts w:hint="eastAsia"/>
          </w:rPr>
          <w:t>输出</w:t>
        </w:r>
        <w:r w:rsidR="003A39A8">
          <w:t>阀门的开度</w:t>
        </w:r>
      </w:ins>
      <w:ins w:id="15" w:author="yehao" w:date="2015-11-09T10:16:00Z">
        <w:r w:rsidR="00620924">
          <w:rPr>
            <w:rFonts w:hint="eastAsia"/>
          </w:rPr>
          <w:t>b</w:t>
        </w:r>
        <w:r w:rsidR="00620924">
          <w:t>ubian</w:t>
        </w:r>
      </w:ins>
      <w:ins w:id="16" w:author="yehao" w:date="2015-11-09T09:43:00Z">
        <w:r w:rsidR="006E7341">
          <w:rPr>
            <w:rFonts w:hint="eastAsia"/>
          </w:rPr>
          <w:t>。输入</w:t>
        </w:r>
        <w:r w:rsidR="006E7341">
          <w:t>电压一定</w:t>
        </w:r>
        <w:r w:rsidR="006E7341">
          <w:rPr>
            <w:rFonts w:hint="eastAsia"/>
          </w:rPr>
          <w:t>时</w:t>
        </w:r>
        <w:r w:rsidR="006E7341">
          <w:t>，</w:t>
        </w:r>
      </w:ins>
      <w:ins w:id="17" w:author="yehao" w:date="2015-11-09T09:44:00Z">
        <w:r w:rsidR="006E7341">
          <w:rPr>
            <w:rFonts w:hint="eastAsia"/>
          </w:rPr>
          <w:t>水箱从无水</w:t>
        </w:r>
        <w:r w:rsidR="006E7341">
          <w:t>开始注水，</w:t>
        </w:r>
        <w:r w:rsidR="006E7341">
          <w:rPr>
            <w:rFonts w:hint="eastAsia"/>
          </w:rPr>
          <w:t>液面</w:t>
        </w:r>
        <w:r w:rsidR="006E7341">
          <w:t>逐渐升高，</w:t>
        </w:r>
      </w:ins>
      <w:ins w:id="18" w:author="yehao" w:date="2015-11-09T09:50:00Z">
        <w:r w:rsidR="003A39A8">
          <w:rPr>
            <w:rFonts w:hint="eastAsia"/>
          </w:rPr>
          <w:t>出水流量</w:t>
        </w:r>
        <w:r w:rsidR="003A39A8">
          <w:t>逐渐增大，</w:t>
        </w:r>
      </w:ins>
      <w:ins w:id="19" w:author="yehao" w:date="2015-11-09T09:44:00Z">
        <w:r w:rsidR="006E7341">
          <w:t>一定时间后，达到</w:t>
        </w:r>
        <w:r w:rsidR="006E7341">
          <w:rPr>
            <w:rFonts w:hint="eastAsia"/>
          </w:rPr>
          <w:t>稳态</w:t>
        </w:r>
      </w:ins>
      <w:ins w:id="20" w:author="yehao" w:date="2015-11-09T09:51:00Z">
        <w:r w:rsidR="003A39A8">
          <w:rPr>
            <w:rFonts w:hint="eastAsia"/>
          </w:rPr>
          <w:t>，</w:t>
        </w:r>
        <w:r w:rsidR="003A39A8">
          <w:t>流量稳定，液位稳定</w:t>
        </w:r>
      </w:ins>
      <w:ins w:id="21" w:author="yehao" w:date="2015-11-09T09:44:00Z">
        <w:r w:rsidR="006E7341">
          <w:t>。</w:t>
        </w:r>
      </w:ins>
      <w:ins w:id="22" w:author="yehao" w:date="2015-11-09T09:52:00Z">
        <w:r w:rsidR="003A39A8">
          <w:t>此时</w:t>
        </w:r>
        <w:r w:rsidR="003A39A8">
          <w:rPr>
            <w:rFonts w:hint="eastAsia"/>
          </w:rPr>
          <w:t>，</w:t>
        </w:r>
        <w:r w:rsidR="003A39A8">
          <w:t>在上述工作点电压上附加小的增量</w:t>
        </w:r>
        <w:r w:rsidR="003A39A8">
          <w:rPr>
            <w:rFonts w:hint="eastAsia"/>
          </w:rPr>
          <w:t>delta_U</w:t>
        </w:r>
        <w:r w:rsidR="003A39A8">
          <w:rPr>
            <w:rFonts w:hint="eastAsia"/>
          </w:rPr>
          <w:t>，液位、</w:t>
        </w:r>
        <w:r w:rsidR="003A39A8">
          <w:t>输出流量会有波动。</w:t>
        </w:r>
      </w:ins>
      <w:ins w:id="23" w:author="yehao" w:date="2015-11-09T09:51:00Z">
        <w:r w:rsidR="003A39A8">
          <w:rPr>
            <w:rFonts w:hint="eastAsia"/>
          </w:rPr>
          <w:t>假定</w:t>
        </w:r>
        <w:r w:rsidR="003A39A8">
          <w:t>可测的是液位，</w:t>
        </w:r>
        <w:r w:rsidR="003A39A8">
          <w:rPr>
            <w:rFonts w:hint="eastAsia"/>
          </w:rPr>
          <w:t>可控</w:t>
        </w:r>
        <w:r w:rsidR="003A39A8">
          <w:t>的是电压</w:t>
        </w:r>
      </w:ins>
      <w:ins w:id="24" w:author="yehao" w:date="2015-11-09T09:52:00Z">
        <w:r w:rsidR="003A39A8">
          <w:rPr>
            <w:rFonts w:hint="eastAsia"/>
          </w:rPr>
          <w:t>，并且</w:t>
        </w:r>
        <w:r w:rsidR="003A39A8">
          <w:t>建立模型的目的是为了控制液位</w:t>
        </w:r>
      </w:ins>
      <w:ins w:id="25" w:author="yehao" w:date="2015-11-09T09:54:00Z">
        <w:r w:rsidR="003B11AB">
          <w:rPr>
            <w:rFonts w:hint="eastAsia"/>
          </w:rPr>
          <w:t>。</w:t>
        </w:r>
      </w:ins>
    </w:p>
    <w:p w:rsidR="003B11AB" w:rsidRDefault="003B11AB">
      <w:pPr>
        <w:rPr>
          <w:ins w:id="26" w:author="yehao" w:date="2015-11-09T09:54:00Z"/>
        </w:rPr>
        <w:pPrChange w:id="27" w:author="yehao" w:date="2015-11-09T09:36:00Z">
          <w:pPr>
            <w:pStyle w:val="2"/>
          </w:pPr>
        </w:pPrChange>
      </w:pPr>
      <w:ins w:id="28" w:author="yehao" w:date="2015-11-09T09:54:00Z">
        <w:r>
          <w:rPr>
            <w:rFonts w:hint="eastAsia"/>
          </w:rPr>
          <w:t xml:space="preserve">2.2 </w:t>
        </w:r>
        <w:r>
          <w:rPr>
            <w:rFonts w:hint="eastAsia"/>
          </w:rPr>
          <w:t>系统</w:t>
        </w:r>
        <w:r>
          <w:t>分析</w:t>
        </w:r>
      </w:ins>
    </w:p>
    <w:p w:rsidR="00A25FCE" w:rsidRDefault="003A39A8">
      <w:pPr>
        <w:rPr>
          <w:ins w:id="29" w:author="yehao" w:date="2015-11-09T09:52:00Z"/>
        </w:rPr>
        <w:pPrChange w:id="30" w:author="yehao" w:date="2015-11-09T09:36:00Z">
          <w:pPr>
            <w:pStyle w:val="2"/>
          </w:pPr>
        </w:pPrChange>
      </w:pPr>
      <w:ins w:id="31" w:author="yehao" w:date="2015-11-09T09:52:00Z">
        <w:r>
          <w:t>请用</w:t>
        </w:r>
        <w:r>
          <w:rPr>
            <w:rFonts w:hint="eastAsia"/>
          </w:rPr>
          <w:t>框图</w:t>
        </w:r>
        <w:r>
          <w:t>表示系统</w:t>
        </w:r>
      </w:ins>
      <w:ins w:id="32" w:author="yehao" w:date="2015-11-09T09:53:00Z">
        <w:r>
          <w:rPr>
            <w:rFonts w:hint="eastAsia"/>
          </w:rPr>
          <w:t>，</w:t>
        </w:r>
        <w:r w:rsidR="00BF3D71">
          <w:rPr>
            <w:rFonts w:hint="eastAsia"/>
          </w:rPr>
          <w:t>标</w:t>
        </w:r>
        <w:r>
          <w:t>明</w:t>
        </w:r>
        <w:r>
          <w:rPr>
            <w:rFonts w:hint="eastAsia"/>
          </w:rPr>
          <w:t>其</w:t>
        </w:r>
        <w:r>
          <w:t>输入</w:t>
        </w:r>
        <w:r>
          <w:rPr>
            <w:rFonts w:hint="eastAsia"/>
          </w:rPr>
          <w:t>、</w:t>
        </w:r>
        <w:r>
          <w:t>输出</w:t>
        </w:r>
        <w:r w:rsidR="003B11AB">
          <w:rPr>
            <w:rFonts w:hint="eastAsia"/>
          </w:rPr>
          <w:t>（注意</w:t>
        </w:r>
        <w:r w:rsidR="003B11AB">
          <w:t>：输入</w:t>
        </w:r>
        <w:r w:rsidR="003B11AB">
          <w:rPr>
            <w:rFonts w:hint="eastAsia"/>
          </w:rPr>
          <w:t>、</w:t>
        </w:r>
        <w:r w:rsidR="003B11AB">
          <w:t>输出均</w:t>
        </w:r>
      </w:ins>
      <w:ins w:id="33" w:author="yehao" w:date="2015-11-09T09:54:00Z">
        <w:r w:rsidR="003B11AB">
          <w:t>应为稳态工作点</w:t>
        </w:r>
        <w:r w:rsidR="003B11AB">
          <w:rPr>
            <w:rFonts w:hint="eastAsia"/>
          </w:rPr>
          <w:t>基础</w:t>
        </w:r>
        <w:r w:rsidR="003B11AB">
          <w:t>上的增量</w:t>
        </w:r>
      </w:ins>
      <w:ins w:id="34" w:author="yehao" w:date="2015-11-09T09:53:00Z">
        <w:r w:rsidR="003B11AB">
          <w:t>）</w:t>
        </w:r>
        <w:r>
          <w:t>。</w:t>
        </w:r>
      </w:ins>
      <w:ins w:id="35" w:author="yehao" w:date="2015-11-09T09:55:00Z">
        <w:r w:rsidR="003B11AB">
          <w:rPr>
            <w:rFonts w:hint="eastAsia"/>
          </w:rPr>
          <w:t>并</w:t>
        </w:r>
        <w:r w:rsidR="003B11AB">
          <w:t>进一步用脉冲响应</w:t>
        </w:r>
        <w:r w:rsidR="003B11AB">
          <w:rPr>
            <w:rFonts w:hint="eastAsia"/>
          </w:rPr>
          <w:t>函数</w:t>
        </w:r>
        <w:r w:rsidR="003B11AB">
          <w:t>表达上述系统。</w:t>
        </w:r>
      </w:ins>
    </w:p>
    <w:p w:rsidR="003A39A8" w:rsidRDefault="003B11AB">
      <w:pPr>
        <w:pStyle w:val="2"/>
        <w:rPr>
          <w:ins w:id="36" w:author="yehao" w:date="2015-11-09T09:55:00Z"/>
        </w:rPr>
      </w:pPr>
      <w:ins w:id="37" w:author="yehao" w:date="2015-11-09T09:55:00Z">
        <w:r>
          <w:rPr>
            <w:rFonts w:hint="eastAsia"/>
          </w:rPr>
          <w:t>相关</w:t>
        </w:r>
        <w:r>
          <w:t>分析法辨识</w:t>
        </w:r>
      </w:ins>
    </w:p>
    <w:p w:rsidR="003B11AB" w:rsidRPr="003B11AB" w:rsidRDefault="003B11AB">
      <w:pPr>
        <w:pStyle w:val="a8"/>
        <w:numPr>
          <w:ilvl w:val="0"/>
          <w:numId w:val="8"/>
        </w:numPr>
        <w:ind w:firstLineChars="0"/>
        <w:rPr>
          <w:ins w:id="38" w:author="yehao" w:date="2015-11-09T09:52:00Z"/>
        </w:rPr>
        <w:pPrChange w:id="39" w:author="yehao" w:date="2015-11-09T09:56:00Z">
          <w:pPr>
            <w:pStyle w:val="2"/>
          </w:pPr>
        </w:pPrChange>
      </w:pPr>
      <w:ins w:id="40" w:author="yehao" w:date="2015-11-09T09:55:00Z">
        <w:r>
          <w:rPr>
            <w:rFonts w:hint="eastAsia"/>
          </w:rPr>
          <w:t>请</w:t>
        </w:r>
        <w:r>
          <w:t>写出</w:t>
        </w:r>
        <w:r>
          <w:rPr>
            <w:rFonts w:hint="eastAsia"/>
          </w:rPr>
          <w:t>用</w:t>
        </w:r>
        <w:r>
          <w:t>相关分析法</w:t>
        </w:r>
      </w:ins>
      <w:ins w:id="41" w:author="yehao" w:date="2015-11-09T09:56:00Z">
        <w:r>
          <w:rPr>
            <w:rFonts w:hint="eastAsia"/>
          </w:rPr>
          <w:t>辨识</w:t>
        </w:r>
      </w:ins>
      <w:ins w:id="42" w:author="yehao" w:date="2015-11-09T09:55:00Z">
        <w:r>
          <w:t>上述系统</w:t>
        </w:r>
      </w:ins>
      <w:ins w:id="43" w:author="yehao" w:date="2015-11-09T09:56:00Z">
        <w:r>
          <w:rPr>
            <w:rFonts w:hint="eastAsia"/>
          </w:rPr>
          <w:t>时</w:t>
        </w:r>
        <w:r>
          <w:t>的</w:t>
        </w:r>
        <w:r>
          <w:rPr>
            <w:rFonts w:hint="eastAsia"/>
          </w:rPr>
          <w:t>模型类</w:t>
        </w:r>
        <w:r>
          <w:t>，并说明模型和系统的区别。</w:t>
        </w:r>
      </w:ins>
    </w:p>
    <w:p w:rsidR="003A39A8" w:rsidRDefault="003B11AB">
      <w:pPr>
        <w:rPr>
          <w:ins w:id="44" w:author="yehao" w:date="2015-11-09T09:58:00Z"/>
        </w:rPr>
        <w:pPrChange w:id="45" w:author="yehao" w:date="2015-11-09T09:36:00Z">
          <w:pPr>
            <w:pStyle w:val="2"/>
          </w:pPr>
        </w:pPrChange>
      </w:pPr>
      <w:ins w:id="46" w:author="yehao" w:date="2015-11-09T09:56:00Z">
        <w:r>
          <w:t>(2)</w:t>
        </w:r>
      </w:ins>
      <w:ins w:id="47" w:author="yehao" w:date="2015-11-09T09:57:00Z">
        <w:r w:rsidR="00E21251">
          <w:t xml:space="preserve"> </w:t>
        </w:r>
        <w:r w:rsidR="00E21251">
          <w:rPr>
            <w:rFonts w:hint="eastAsia"/>
          </w:rPr>
          <w:t>辨识</w:t>
        </w:r>
        <w:r w:rsidR="00E21251">
          <w:t>步骤（</w:t>
        </w:r>
        <w:r w:rsidR="00E21251">
          <w:rPr>
            <w:rFonts w:hint="eastAsia"/>
          </w:rPr>
          <w:t>你</w:t>
        </w:r>
      </w:ins>
      <w:ins w:id="48" w:author="yehao" w:date="2015-11-11T15:30:00Z">
        <w:r w:rsidR="004F448E">
          <w:rPr>
            <w:rFonts w:hint="eastAsia"/>
          </w:rPr>
          <w:t>下面</w:t>
        </w:r>
      </w:ins>
      <w:ins w:id="49" w:author="yehao" w:date="2015-11-09T09:57:00Z">
        <w:r w:rsidR="00E21251">
          <w:rPr>
            <w:rFonts w:hint="eastAsia"/>
          </w:rPr>
          <w:t>写</w:t>
        </w:r>
        <w:r w:rsidR="00E21251">
          <w:t>的</w:t>
        </w:r>
      </w:ins>
      <w:ins w:id="50" w:author="yehao" w:date="2015-11-11T15:30:00Z">
        <w:r w:rsidR="004F448E">
          <w:rPr>
            <w:rFonts w:hint="eastAsia"/>
          </w:rPr>
          <w:t>那些</w:t>
        </w:r>
      </w:ins>
      <w:bookmarkStart w:id="51" w:name="_GoBack"/>
      <w:bookmarkEnd w:id="51"/>
      <w:ins w:id="52" w:author="yehao" w:date="2015-11-09T09:57:00Z">
        <w:r w:rsidR="00E21251">
          <w:t>步骤）</w:t>
        </w:r>
        <w:r w:rsidR="001C1587">
          <w:rPr>
            <w:rFonts w:hint="eastAsia"/>
          </w:rPr>
          <w:t>，</w:t>
        </w:r>
        <w:r w:rsidR="001C1587">
          <w:t>补充模型校验</w:t>
        </w:r>
      </w:ins>
    </w:p>
    <w:p w:rsidR="00666E45" w:rsidRDefault="00666E45">
      <w:pPr>
        <w:rPr>
          <w:ins w:id="53" w:author="yehao" w:date="2015-11-09T09:58:00Z"/>
        </w:rPr>
        <w:pPrChange w:id="54" w:author="yehao" w:date="2015-11-09T09:36:00Z">
          <w:pPr>
            <w:pStyle w:val="2"/>
          </w:pPr>
        </w:pPrChange>
      </w:pPr>
    </w:p>
    <w:p w:rsidR="00666E45" w:rsidRDefault="00666E45">
      <w:pPr>
        <w:rPr>
          <w:ins w:id="55" w:author="yehao" w:date="2015-11-09T09:58:00Z"/>
        </w:rPr>
        <w:pPrChange w:id="56" w:author="yehao" w:date="2015-11-09T09:36:00Z">
          <w:pPr>
            <w:pStyle w:val="2"/>
          </w:pPr>
        </w:pPrChange>
      </w:pPr>
      <w:ins w:id="57" w:author="yehao" w:date="2015-11-09T09:58:00Z">
        <w:r>
          <w:rPr>
            <w:rFonts w:hint="eastAsia"/>
          </w:rPr>
          <w:t xml:space="preserve">3 </w:t>
        </w:r>
        <w:r>
          <w:rPr>
            <w:rFonts w:hint="eastAsia"/>
          </w:rPr>
          <w:t>机理</w:t>
        </w:r>
        <w:r>
          <w:t>分析</w:t>
        </w:r>
      </w:ins>
    </w:p>
    <w:p w:rsidR="00666E45" w:rsidRDefault="00C1166B">
      <w:pPr>
        <w:rPr>
          <w:ins w:id="58" w:author="yehao" w:date="2015-11-09T09:58:00Z"/>
        </w:rPr>
        <w:pPrChange w:id="59" w:author="yehao" w:date="2015-11-09T09:36:00Z">
          <w:pPr>
            <w:pStyle w:val="2"/>
          </w:pPr>
        </w:pPrChange>
      </w:pPr>
      <w:ins w:id="60" w:author="yehao" w:date="2015-11-09T10:01:00Z">
        <w:r>
          <w:rPr>
            <w:rFonts w:hint="eastAsia"/>
          </w:rPr>
          <w:t>给出</w:t>
        </w:r>
        <w:r>
          <w:t>必要的方程，让</w:t>
        </w:r>
        <w:r>
          <w:rPr>
            <w:rFonts w:hint="eastAsia"/>
          </w:rPr>
          <w:t>学生</w:t>
        </w:r>
        <w:r>
          <w:t>自己建立机理模型，并线性化。</w:t>
        </w:r>
      </w:ins>
    </w:p>
    <w:p w:rsidR="00666E45" w:rsidRPr="00C1166B" w:rsidRDefault="00666E45">
      <w:pPr>
        <w:pPrChange w:id="61" w:author="yehao" w:date="2015-11-09T09:36:00Z">
          <w:pPr>
            <w:pStyle w:val="2"/>
          </w:pPr>
        </w:pPrChange>
      </w:pPr>
    </w:p>
    <w:p w:rsidR="008255C0" w:rsidRDefault="008255C0" w:rsidP="00095299">
      <w:pPr>
        <w:pStyle w:val="a8"/>
        <w:numPr>
          <w:ilvl w:val="0"/>
          <w:numId w:val="6"/>
        </w:numPr>
        <w:ind w:firstLineChars="0"/>
      </w:pPr>
      <w:r>
        <w:t>需要考虑的物理量有</w:t>
      </w:r>
    </w:p>
    <w:p w:rsidR="004F448E" w:rsidRDefault="00362155" w:rsidP="008255C0">
      <w:pPr>
        <w:rPr>
          <w:ins w:id="62" w:author="yehao" w:date="2015-11-11T15:29:00Z"/>
          <w:rFonts w:hint="eastAsia"/>
        </w:rPr>
      </w:pPr>
      <w:del w:id="63" w:author="yehao" w:date="2015-11-11T15:29:00Z">
        <w:r w:rsidDel="004F448E">
          <w:delText>输入</w:delText>
        </w:r>
      </w:del>
      <w:r>
        <w:rPr>
          <w:rFonts w:hint="eastAsia"/>
        </w:rPr>
        <w:t>：</w:t>
      </w:r>
      <w:ins w:id="64" w:author="yehao" w:date="2015-11-11T15:30:00Z">
        <w:r w:rsidR="004F448E">
          <w:rPr>
            <w:rFonts w:hint="eastAsia"/>
          </w:rPr>
          <w:t>别写</w:t>
        </w:r>
        <w:r w:rsidR="004F448E">
          <w:t>输入输出</w:t>
        </w:r>
        <w:r w:rsidR="004F448E">
          <w:rPr>
            <w:rFonts w:hint="eastAsia"/>
          </w:rPr>
          <w:t>，</w:t>
        </w:r>
        <w:r w:rsidR="004F448E">
          <w:t>直接给出几个必要的</w:t>
        </w:r>
        <w:r w:rsidR="004F448E">
          <w:rPr>
            <w:rFonts w:hint="eastAsia"/>
          </w:rPr>
          <w:t>方程</w:t>
        </w:r>
        <w:r w:rsidR="004F448E">
          <w:t>，列明其参数</w:t>
        </w:r>
        <w:r w:rsidR="004F448E">
          <w:rPr>
            <w:rFonts w:hint="eastAsia"/>
          </w:rPr>
          <w:t>是</w:t>
        </w:r>
        <w:r w:rsidR="004F448E">
          <w:t>什么即可</w:t>
        </w:r>
      </w:ins>
    </w:p>
    <w:p w:rsidR="00362155" w:rsidRDefault="00362155" w:rsidP="008255C0">
      <w:r>
        <w:t>电机电压</w:t>
      </w:r>
      <w:r>
        <w:t>U</w:t>
      </w:r>
      <w:r>
        <w:rPr>
          <w:rFonts w:hint="eastAsia"/>
        </w:rPr>
        <w:t>（</w:t>
      </w:r>
      <w:r>
        <w:t>单位</w:t>
      </w:r>
      <w:r>
        <w:rPr>
          <w:rFonts w:hint="eastAsia"/>
        </w:rPr>
        <w:t>V</w:t>
      </w:r>
      <w:r>
        <w:rPr>
          <w:rFonts w:hint="eastAsia"/>
        </w:rPr>
        <w:t>）</w:t>
      </w:r>
    </w:p>
    <w:p w:rsidR="008255C0" w:rsidRDefault="00362155" w:rsidP="008255C0">
      <w:r>
        <w:lastRenderedPageBreak/>
        <w:t>输出</w:t>
      </w:r>
      <w:r>
        <w:rPr>
          <w:rFonts w:hint="eastAsia"/>
        </w:rPr>
        <w:t>：</w:t>
      </w:r>
      <w:r w:rsidR="008255C0">
        <w:t>水箱液面高度</w:t>
      </w:r>
      <w:r w:rsidR="008255C0">
        <w:t>h</w:t>
      </w:r>
      <w:r w:rsidR="008255C0">
        <w:rPr>
          <w:rFonts w:hint="eastAsia"/>
        </w:rPr>
        <w:t>（</w:t>
      </w:r>
      <w:r w:rsidR="008255C0">
        <w:t>单位</w:t>
      </w:r>
      <w:r w:rsidR="008255C0">
        <w:t>m</w:t>
      </w:r>
      <w:r w:rsidR="008255C0">
        <w:rPr>
          <w:rFonts w:hint="eastAsia"/>
        </w:rPr>
        <w:t>）</w:t>
      </w:r>
    </w:p>
    <w:p w:rsidR="008255C0" w:rsidRDefault="00362155" w:rsidP="008255C0">
      <w:r>
        <w:t>水箱</w:t>
      </w:r>
      <w:r w:rsidR="008255C0">
        <w:t>的流入量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</m:t>
            </m:r>
          </m:sub>
        </m:sSub>
      </m:oMath>
      <w:r w:rsidR="008255C0">
        <w:rPr>
          <w:rFonts w:hint="eastAsia"/>
        </w:rPr>
        <w:t>（</w:t>
      </w:r>
      <w:r w:rsidR="008255C0">
        <w:t>单位</w:t>
      </w:r>
      <w:r w:rsidR="008255C0">
        <w:t>m</w:t>
      </w:r>
      <w:r w:rsidR="008255C0">
        <w:rPr>
          <w:vertAlign w:val="superscript"/>
        </w:rPr>
        <w:t>3</w:t>
      </w:r>
      <w:r w:rsidR="008255C0">
        <w:rPr>
          <w:rFonts w:hint="eastAsia"/>
        </w:rPr>
        <w:t>/s</w:t>
      </w:r>
      <w:r w:rsidR="008255C0">
        <w:rPr>
          <w:rFonts w:hint="eastAsia"/>
        </w:rPr>
        <w:t>）、流出量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</m:oMath>
      <w:r w:rsidR="008255C0">
        <w:rPr>
          <w:rFonts w:hint="eastAsia"/>
        </w:rPr>
        <w:t>（</w:t>
      </w:r>
      <w:r w:rsidR="008255C0">
        <w:t>单位</w:t>
      </w:r>
      <w:r w:rsidR="008255C0">
        <w:t>m</w:t>
      </w:r>
      <w:r w:rsidR="008255C0">
        <w:rPr>
          <w:vertAlign w:val="superscript"/>
        </w:rPr>
        <w:t>3</w:t>
      </w:r>
      <w:r w:rsidR="008255C0">
        <w:rPr>
          <w:rFonts w:hint="eastAsia"/>
        </w:rPr>
        <w:t>/s</w:t>
      </w:r>
      <w:r w:rsidR="008255C0">
        <w:rPr>
          <w:rFonts w:hint="eastAsia"/>
        </w:rPr>
        <w:t>）</w:t>
      </w:r>
    </w:p>
    <w:p w:rsidR="008255C0" w:rsidRDefault="008255C0" w:rsidP="008255C0">
      <w:r>
        <w:rPr>
          <w:rFonts w:hint="eastAsia"/>
        </w:rPr>
        <w:t>水泵</w:t>
      </w:r>
      <w:r w:rsidR="00362155">
        <w:rPr>
          <w:rFonts w:hint="eastAsia"/>
        </w:rPr>
        <w:t>1</w:t>
      </w:r>
      <w:r>
        <w:rPr>
          <w:rFonts w:hint="eastAsia"/>
        </w:rPr>
        <w:t>输出的水压</w:t>
      </w:r>
      <w:r>
        <w:rPr>
          <w:rFonts w:hint="eastAsia"/>
        </w:rPr>
        <w:t>p</w:t>
      </w:r>
    </w:p>
    <w:p w:rsidR="00362155" w:rsidRDefault="00362155" w:rsidP="008255C0">
      <w:r>
        <w:t>水泵</w:t>
      </w:r>
      <w:r>
        <w:rPr>
          <w:rFonts w:hint="eastAsia"/>
        </w:rPr>
        <w:t>1</w:t>
      </w:r>
      <w:r>
        <w:rPr>
          <w:rFonts w:hint="eastAsia"/>
        </w:rPr>
        <w:t>处的横截面积</w:t>
      </w:r>
      <w:r>
        <w:rPr>
          <w:rFonts w:hint="eastAsia"/>
        </w:rPr>
        <w:t>S</w:t>
      </w:r>
    </w:p>
    <w:p w:rsidR="008255C0" w:rsidRDefault="008255C0" w:rsidP="008255C0">
      <w:r>
        <w:t>水箱横截面积</w:t>
      </w:r>
      <w:r>
        <w:t>A</w:t>
      </w:r>
    </w:p>
    <w:p w:rsidR="008255C0" w:rsidRDefault="008255C0" w:rsidP="008255C0">
      <w:r>
        <w:t>泄水阀门流量比例系数</w:t>
      </w:r>
      <w:r>
        <w:t>k</w:t>
      </w:r>
    </w:p>
    <w:p w:rsidR="008255C0" w:rsidRDefault="00362155" w:rsidP="008255C0">
      <w:r>
        <w:t>电机电流</w:t>
      </w:r>
      <w:r>
        <w:t>I</w:t>
      </w:r>
    </w:p>
    <w:p w:rsidR="00095299" w:rsidRPr="008255C0" w:rsidRDefault="00095299" w:rsidP="00095299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在单容水箱物理模型的基础上，在其稳态工作点附近对模型线性化，得到输入输出增量的变化关系。</w:t>
      </w:r>
    </w:p>
    <w:p w:rsidR="00154EC1" w:rsidRDefault="00154EC1" w:rsidP="008255C0">
      <w:pPr>
        <w:pStyle w:val="2"/>
      </w:pPr>
      <w:r w:rsidRPr="00154EC1">
        <w:rPr>
          <w:rFonts w:hint="eastAsia"/>
        </w:rPr>
        <w:t>分析系统的过渡过程时间</w:t>
      </w:r>
      <w:bookmarkStart w:id="65" w:name="OLE_LINK2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T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bookmarkEnd w:id="65"/>
    </w:p>
    <w:p w:rsidR="00735E1C" w:rsidRPr="00735E1C" w:rsidRDefault="00735E1C" w:rsidP="00735E1C">
      <w:r>
        <w:rPr>
          <w:rFonts w:hint="eastAsia"/>
        </w:rPr>
        <w:t>可以对系统进行阶跃响应实验</w:t>
      </w:r>
      <w:r w:rsidR="00C85E22">
        <w:rPr>
          <w:rFonts w:hint="eastAsia"/>
        </w:rPr>
        <w:t>（</w:t>
      </w:r>
      <w:r>
        <w:t>一阶惯性系统的过渡过程时间可由时间常数</w:t>
      </w:r>
      <w:r>
        <w:t>T</w:t>
      </w:r>
      <w:r>
        <w:t>间接求得</w:t>
      </w:r>
      <w:r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T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≈3T</m:t>
        </m:r>
      </m:oMath>
      <w:r>
        <w:rPr>
          <w:rFonts w:hint="eastAsia"/>
        </w:rPr>
        <w:t>，其中</w:t>
      </w:r>
      <w:r>
        <w:rPr>
          <w:rFonts w:hint="eastAsia"/>
        </w:rPr>
        <w:t>T</w:t>
      </w:r>
      <w:r>
        <w:rPr>
          <w:rFonts w:hint="eastAsia"/>
        </w:rPr>
        <w:t>为系统阶跃响应到达稳态值的</w:t>
      </w:r>
      <w:r>
        <w:rPr>
          <w:rFonts w:hint="eastAsia"/>
        </w:rPr>
        <w:t>63.2%</w:t>
      </w:r>
      <w:r>
        <w:rPr>
          <w:rFonts w:hint="eastAsia"/>
        </w:rPr>
        <w:t>处的时间</w:t>
      </w:r>
      <w:r w:rsidR="00C85E22">
        <w:rPr>
          <w:rFonts w:hint="eastAsia"/>
        </w:rPr>
        <w:t>）</w:t>
      </w:r>
      <w:r>
        <w:rPr>
          <w:rFonts w:hint="eastAsia"/>
        </w:rPr>
        <w:t>。</w:t>
      </w:r>
    </w:p>
    <w:p w:rsidR="00154EC1" w:rsidRDefault="00154EC1" w:rsidP="008255C0">
      <w:pPr>
        <w:pStyle w:val="2"/>
      </w:pPr>
      <w:r w:rsidRPr="00154EC1">
        <w:rPr>
          <w:rFonts w:hint="eastAsia"/>
        </w:rPr>
        <w:t>设计</w:t>
      </w:r>
      <w:r w:rsidRPr="00154EC1">
        <w:rPr>
          <w:rFonts w:hint="eastAsia"/>
        </w:rPr>
        <w:t>M</w:t>
      </w:r>
      <w:r w:rsidRPr="00154EC1">
        <w:rPr>
          <w:rFonts w:hint="eastAsia"/>
        </w:rPr>
        <w:t>序列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M</m:t>
            </m:r>
          </m:sub>
        </m:sSub>
      </m:oMath>
    </w:p>
    <w:p w:rsidR="00C85E22" w:rsidRDefault="00C85E22" w:rsidP="00C85E22">
      <w:r>
        <w:rPr>
          <w:rFonts w:hint="eastAsia"/>
        </w:rPr>
        <w:t>M</w:t>
      </w:r>
      <w:r>
        <w:rPr>
          <w:rFonts w:hint="eastAsia"/>
        </w:rPr>
        <w:t>序列待确定的参数包括：周期</w:t>
      </w:r>
      <w:r w:rsidRPr="0079260E">
        <w:rPr>
          <w:position w:val="-14"/>
        </w:rPr>
        <w:object w:dxaOrig="36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.15pt;height:18.8pt" o:ole="">
            <v:imagedata r:id="rId8" o:title=""/>
          </v:shape>
          <o:OLEObject Type="Embed" ProgID="Equation.DSMT4" ShapeID="_x0000_i1025" DrawAspect="Content" ObjectID="_1508761044" r:id="rId9"/>
        </w:object>
      </w:r>
      <w:r>
        <w:rPr>
          <w:rFonts w:hint="eastAsia"/>
        </w:rPr>
        <w:t>，</w:t>
      </w:r>
      <w:r w:rsidRPr="00A31DF1">
        <w:rPr>
          <w:rFonts w:hint="eastAsia"/>
        </w:rPr>
        <w:t>时钟节拍</w:t>
      </w:r>
      <w:r w:rsidRPr="0079260E">
        <w:rPr>
          <w:position w:val="-6"/>
        </w:rPr>
        <w:object w:dxaOrig="300" w:dyaOrig="279">
          <v:shape id="_x0000_i1026" type="#_x0000_t75" style="width:15.05pt;height:13.45pt" o:ole="">
            <v:imagedata r:id="rId10" o:title=""/>
          </v:shape>
          <o:OLEObject Type="Embed" ProgID="Equation.DSMT4" ShapeID="_x0000_i1026" DrawAspect="Content" ObjectID="_1508761045" r:id="rId11"/>
        </w:object>
      </w:r>
      <w:r>
        <w:rPr>
          <w:rFonts w:hint="eastAsia"/>
        </w:rPr>
        <w:t>，幅度</w:t>
      </w:r>
      <w:r w:rsidRPr="00B46F50">
        <w:rPr>
          <w:position w:val="-6"/>
        </w:rPr>
        <w:object w:dxaOrig="200" w:dyaOrig="220">
          <v:shape id="_x0000_i1027" type="#_x0000_t75" style="width:9.7pt;height:11.25pt" o:ole="">
            <v:imagedata r:id="rId12" o:title=""/>
          </v:shape>
          <o:OLEObject Type="Embed" ProgID="Equation.DSMT4" ShapeID="_x0000_i1027" DrawAspect="Content" ObjectID="_1508761046" r:id="rId13"/>
        </w:object>
      </w:r>
      <w:r>
        <w:rPr>
          <w:rFonts w:hint="eastAsia"/>
        </w:rPr>
        <w:t>，</w:t>
      </w:r>
      <w:r>
        <w:rPr>
          <w:rFonts w:hint="eastAsia"/>
        </w:rPr>
        <w:t>M</w:t>
      </w:r>
      <w:r>
        <w:rPr>
          <w:rFonts w:hint="eastAsia"/>
        </w:rPr>
        <w:t>序列的总长度</w:t>
      </w:r>
      <w:r w:rsidRPr="00ED52DA">
        <w:rPr>
          <w:position w:val="-4"/>
        </w:rPr>
        <w:object w:dxaOrig="220" w:dyaOrig="260">
          <v:shape id="_x0000_i1028" type="#_x0000_t75" style="width:11.25pt;height:13.45pt" o:ole="">
            <v:imagedata r:id="rId14" o:title=""/>
          </v:shape>
          <o:OLEObject Type="Embed" ProgID="Equation.DSMT4" ShapeID="_x0000_i1028" DrawAspect="Content" ObjectID="_1508761047" r:id="rId15"/>
        </w:object>
      </w:r>
    </w:p>
    <w:p w:rsidR="00C85E22" w:rsidRDefault="00C85E22" w:rsidP="00C85E22">
      <w:r>
        <w:rPr>
          <w:rFonts w:hint="eastAsia"/>
        </w:rPr>
        <w:t>可以参考下式进行选择（其中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，即与一阶惯性系统的时间常数互为倒数）</w:t>
      </w:r>
    </w:p>
    <w:p w:rsidR="00C85E22" w:rsidRDefault="00C85E22" w:rsidP="00C85E22">
      <w:pPr>
        <w:pStyle w:val="MTDisplayEquation"/>
      </w:pPr>
      <w:r>
        <w:tab/>
      </w:r>
      <w:r w:rsidRPr="00161773">
        <w:rPr>
          <w:position w:val="-30"/>
        </w:rPr>
        <w:object w:dxaOrig="1200" w:dyaOrig="680">
          <v:shape id="_x0000_i1029" type="#_x0000_t75" style="width:60.1pt;height:33.8pt" o:ole="">
            <v:imagedata r:id="rId16" o:title=""/>
          </v:shape>
          <o:OLEObject Type="Embed" ProgID="Equation.DSMT4" ShapeID="_x0000_i1029" DrawAspect="Content" ObjectID="_1508761048" r:id="rId17"/>
        </w:object>
      </w:r>
    </w:p>
    <w:p w:rsidR="00C85E22" w:rsidRPr="00161773" w:rsidRDefault="00C85E22" w:rsidP="00C85E22">
      <w:pPr>
        <w:pStyle w:val="MTDisplayEquation"/>
      </w:pPr>
      <w:r>
        <w:tab/>
      </w:r>
      <w:r w:rsidRPr="00161773">
        <w:rPr>
          <w:position w:val="-24"/>
        </w:rPr>
        <w:object w:dxaOrig="1960" w:dyaOrig="620">
          <v:shape id="_x0000_i1030" type="#_x0000_t75" style="width:98.3pt;height:31.6pt" o:ole="">
            <v:imagedata r:id="rId18" o:title=""/>
          </v:shape>
          <o:OLEObject Type="Embed" ProgID="Equation.DSMT4" ShapeID="_x0000_i1030" DrawAspect="Content" ObjectID="_1508761049" r:id="rId19"/>
        </w:object>
      </w:r>
    </w:p>
    <w:p w:rsidR="00C85E22" w:rsidRPr="00C85E22" w:rsidRDefault="007A7A7A" w:rsidP="00C85E22">
      <m:oMathPara>
        <m:oMath>
          <m:r>
            <m:rPr>
              <m:sty m:val="p"/>
            </m:rPr>
            <w:rPr>
              <w:rFonts w:ascii="Cambria Math" w:hAnsi="Cambria Math" w:hint="eastAsia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≥3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sub>
          </m:sSub>
        </m:oMath>
      </m:oMathPara>
    </w:p>
    <w:p w:rsidR="00B33D28" w:rsidRDefault="00B33D28" w:rsidP="008255C0">
      <w:pPr>
        <w:pStyle w:val="2"/>
      </w:pPr>
      <w:r>
        <w:t>在实验台上进行单容水箱系统辨识的数据采集</w:t>
      </w:r>
    </w:p>
    <w:p w:rsidR="00B33D28" w:rsidRPr="00B33D28" w:rsidRDefault="00B33D28" w:rsidP="00B33D28">
      <w:pPr>
        <w:ind w:firstLine="420"/>
      </w:pPr>
      <w:r>
        <w:t>提前生成</w:t>
      </w:r>
      <w:r>
        <w:t>M</w:t>
      </w:r>
      <w:r>
        <w:t>序列的</w:t>
      </w:r>
      <w:r>
        <w:rPr>
          <w:rFonts w:hint="eastAsia"/>
        </w:rPr>
        <w:t>.txt</w:t>
      </w:r>
      <w:r>
        <w:t>文件</w:t>
      </w:r>
      <w:r>
        <w:rPr>
          <w:rFonts w:hint="eastAsia"/>
        </w:rPr>
        <w:t>，</w:t>
      </w:r>
      <w:r>
        <w:rPr>
          <w:rFonts w:hint="eastAsia"/>
        </w:rPr>
        <w:t>M</w:t>
      </w:r>
      <w:r>
        <w:t>序列输入为</w:t>
      </w:r>
      <w:r>
        <w:rPr>
          <w:rFonts w:hint="eastAsia"/>
        </w:rPr>
        <w:t>{-</w:t>
      </w:r>
      <w:r>
        <w:t>1,1</w:t>
      </w:r>
      <w:r>
        <w:rPr>
          <w:rFonts w:hint="eastAsia"/>
        </w:rPr>
        <w:t>}</w:t>
      </w:r>
      <w:r>
        <w:rPr>
          <w:rFonts w:hint="eastAsia"/>
        </w:rPr>
        <w:t>的二值变量，</w:t>
      </w:r>
      <w:r>
        <w:t>每个输入间以</w:t>
      </w:r>
      <w:r>
        <w:t>Tab</w:t>
      </w:r>
      <w:r>
        <w:t>分隔符分隔</w:t>
      </w:r>
      <w:r>
        <w:rPr>
          <w:rFonts w:hint="eastAsia"/>
        </w:rPr>
        <w:t>。</w:t>
      </w:r>
    </w:p>
    <w:p w:rsidR="00154EC1" w:rsidRPr="00154EC1" w:rsidRDefault="00154EC1" w:rsidP="008255C0">
      <w:pPr>
        <w:pStyle w:val="2"/>
      </w:pPr>
      <w:r w:rsidRPr="00154EC1">
        <w:rPr>
          <w:rFonts w:hint="eastAsia"/>
        </w:rPr>
        <w:t>根据相关分析法辨识离散化系统的脉冲响应</w:t>
      </w:r>
    </w:p>
    <w:p w:rsidR="00154EC1" w:rsidRDefault="00136EE6" w:rsidP="008255C0">
      <w:r>
        <w:rPr>
          <w:rFonts w:hint="eastAsia"/>
        </w:rPr>
        <w:t>记录</w:t>
      </w:r>
      <w:r>
        <w:rPr>
          <w:rFonts w:hint="eastAsia"/>
        </w:rPr>
        <w:t>M</w:t>
      </w:r>
      <w:r>
        <w:rPr>
          <w:rFonts w:hint="eastAsia"/>
        </w:rPr>
        <w:t>序列施加于输入电压后单容水箱的液面高度变化曲线，通过附录中</w:t>
      </w:r>
      <w:r>
        <w:rPr>
          <w:rFonts w:hint="eastAsia"/>
        </w:rPr>
        <w:t>matlab</w:t>
      </w:r>
      <w:r>
        <w:rPr>
          <w:rFonts w:hint="eastAsia"/>
        </w:rPr>
        <w:t>程序得到离散化的系统输入输出数据，</w:t>
      </w:r>
      <w:r w:rsidR="00895B8D">
        <w:rPr>
          <w:rFonts w:hint="eastAsia"/>
        </w:rPr>
        <w:t>利用相关分析法辨识离散化系统的脉冲响应。</w:t>
      </w:r>
    </w:p>
    <w:p w:rsidR="0063729D" w:rsidRPr="007A759D" w:rsidRDefault="0063729D" w:rsidP="0063729D"/>
    <w:p w:rsidR="0063729D" w:rsidRDefault="0063729D" w:rsidP="0063729D">
      <w:pPr>
        <w:pStyle w:val="1"/>
        <w:numPr>
          <w:ilvl w:val="0"/>
          <w:numId w:val="2"/>
        </w:numPr>
      </w:pPr>
      <w:r>
        <w:rPr>
          <w:rFonts w:hint="eastAsia"/>
        </w:rPr>
        <w:t>实验报告要求</w:t>
      </w:r>
    </w:p>
    <w:p w:rsidR="0063729D" w:rsidRPr="00746712" w:rsidRDefault="0063729D" w:rsidP="0063729D">
      <w:pPr>
        <w:pStyle w:val="2"/>
        <w:numPr>
          <w:ilvl w:val="1"/>
          <w:numId w:val="2"/>
        </w:numPr>
      </w:pPr>
      <w:r>
        <w:rPr>
          <w:rFonts w:hint="eastAsia"/>
        </w:rPr>
        <w:t>给出分析系统的过渡过程时间</w:t>
      </w:r>
      <w:r w:rsidRPr="00746712">
        <w:rPr>
          <w:position w:val="-12"/>
        </w:rPr>
        <w:object w:dxaOrig="240" w:dyaOrig="360">
          <v:shape id="_x0000_i1031" type="#_x0000_t75" style="width:11.9pt;height:18.15pt" o:ole="">
            <v:imagedata r:id="rId20" o:title=""/>
          </v:shape>
          <o:OLEObject Type="Embed" ProgID="Equation.DSMT4" ShapeID="_x0000_i1031" DrawAspect="Content" ObjectID="_1508761050" r:id="rId21"/>
        </w:object>
      </w:r>
      <w:r>
        <w:rPr>
          <w:rFonts w:hint="eastAsia"/>
        </w:rPr>
        <w:t>的过程和结果</w:t>
      </w:r>
    </w:p>
    <w:p w:rsidR="0063729D" w:rsidRDefault="0063729D" w:rsidP="0063729D">
      <w:pPr>
        <w:pStyle w:val="2"/>
        <w:numPr>
          <w:ilvl w:val="1"/>
          <w:numId w:val="2"/>
        </w:numPr>
      </w:pPr>
      <w:bookmarkStart w:id="66" w:name="_Ref340220496"/>
      <w:r>
        <w:rPr>
          <w:rFonts w:hint="eastAsia"/>
        </w:rPr>
        <w:t>辨识得到离散化系统的脉冲响应</w:t>
      </w:r>
      <w:r w:rsidRPr="00745E17">
        <w:rPr>
          <w:position w:val="-12"/>
        </w:rPr>
        <w:object w:dxaOrig="600" w:dyaOrig="400">
          <v:shape id="_x0000_i1032" type="#_x0000_t75" style="width:30.05pt;height:20.35pt" o:ole="">
            <v:imagedata r:id="rId22" o:title=""/>
          </v:shape>
          <o:OLEObject Type="Embed" ProgID="Equation.DSMT4" ShapeID="_x0000_i1032" DrawAspect="Content" ObjectID="_1508761051" r:id="rId23"/>
        </w:object>
      </w:r>
      <w:bookmarkEnd w:id="66"/>
    </w:p>
    <w:p w:rsidR="0063729D" w:rsidRPr="0011622C" w:rsidRDefault="0063729D" w:rsidP="0063729D">
      <w:pPr>
        <w:ind w:firstLine="420"/>
      </w:pPr>
      <w:r>
        <w:rPr>
          <w:rFonts w:hint="eastAsia"/>
        </w:rPr>
        <w:t>假设系统没有干扰噪声。需要给出所得到的</w:t>
      </w:r>
      <w:r w:rsidRPr="00B70B05">
        <w:rPr>
          <w:position w:val="-12"/>
        </w:rPr>
        <w:object w:dxaOrig="600" w:dyaOrig="400">
          <v:shape id="_x0000_i1033" type="#_x0000_t75" style="width:30.05pt;height:20.35pt" o:ole="">
            <v:imagedata r:id="rId24" o:title=""/>
          </v:shape>
          <o:OLEObject Type="Embed" ProgID="Equation.DSMT4" ShapeID="_x0000_i1033" DrawAspect="Content" ObjectID="_1508761052" r:id="rId25"/>
        </w:object>
      </w:r>
      <w:r>
        <w:rPr>
          <w:rFonts w:hint="eastAsia"/>
        </w:rPr>
        <w:t>和相应的时间时刻</w:t>
      </w:r>
      <w:r w:rsidRPr="00B04225">
        <w:rPr>
          <w:position w:val="-6"/>
        </w:rPr>
        <w:object w:dxaOrig="200" w:dyaOrig="279">
          <v:shape id="_x0000_i1034" type="#_x0000_t75" style="width:9.7pt;height:13.45pt" o:ole="">
            <v:imagedata r:id="rId26" o:title=""/>
          </v:shape>
          <o:OLEObject Type="Embed" ProgID="Equation.DSMT4" ShapeID="_x0000_i1034" DrawAspect="Content" ObjectID="_1508761053" r:id="rId27"/>
        </w:object>
      </w:r>
      <w:r>
        <w:rPr>
          <w:rFonts w:hint="eastAsia"/>
        </w:rPr>
        <w:t>，并用画图</w:t>
      </w:r>
      <w:r>
        <w:rPr>
          <w:rFonts w:hint="eastAsia"/>
        </w:rPr>
        <w:t>plot(</w:t>
      </w:r>
      <w:r w:rsidRPr="00B04225">
        <w:rPr>
          <w:position w:val="-6"/>
        </w:rPr>
        <w:object w:dxaOrig="200" w:dyaOrig="279">
          <v:shape id="_x0000_i1035" type="#_x0000_t75" style="width:9.7pt;height:13.45pt" o:ole="">
            <v:imagedata r:id="rId28" o:title=""/>
          </v:shape>
          <o:OLEObject Type="Embed" ProgID="Equation.DSMT4" ShapeID="_x0000_i1035" DrawAspect="Content" ObjectID="_1508761054" r:id="rId29"/>
        </w:object>
      </w:r>
      <w:r>
        <w:rPr>
          <w:rFonts w:hint="eastAsia"/>
        </w:rPr>
        <w:t>,</w:t>
      </w:r>
      <w:r w:rsidRPr="00B70B05">
        <w:rPr>
          <w:position w:val="-12"/>
        </w:rPr>
        <w:object w:dxaOrig="600" w:dyaOrig="400">
          <v:shape id="_x0000_i1036" type="#_x0000_t75" style="width:30.05pt;height:20.35pt" o:ole="">
            <v:imagedata r:id="rId30" o:title=""/>
          </v:shape>
          <o:OLEObject Type="Embed" ProgID="Equation.DSMT4" ShapeID="_x0000_i1036" DrawAspect="Content" ObjectID="_1508761055" r:id="rId31"/>
        </w:object>
      </w:r>
      <w:r>
        <w:rPr>
          <w:rFonts w:hint="eastAsia"/>
        </w:rPr>
        <w:t>)</w:t>
      </w:r>
      <w:r>
        <w:rPr>
          <w:rFonts w:hint="eastAsia"/>
        </w:rPr>
        <w:t>，比如给出如下的脉冲响应曲线。</w:t>
      </w:r>
    </w:p>
    <w:p w:rsidR="0063729D" w:rsidRDefault="0063729D" w:rsidP="0063729D">
      <w:pPr>
        <w:jc w:val="center"/>
      </w:pPr>
      <w:r>
        <w:rPr>
          <w:rFonts w:hint="eastAsia"/>
          <w:noProof/>
        </w:rPr>
        <w:drawing>
          <wp:inline distT="0" distB="0" distL="0" distR="0" wp14:anchorId="2D098102" wp14:editId="60A6F986">
            <wp:extent cx="3361348" cy="2520000"/>
            <wp:effectExtent l="0" t="0" r="0" b="0"/>
            <wp:docPr id="4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348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0B8" w:rsidRPr="0063729D" w:rsidRDefault="0063729D">
      <w:r>
        <w:rPr>
          <w:rFonts w:hint="eastAsia"/>
        </w:rPr>
        <w:t>说明：在离散化的系统中是可以不需要准确的时间</w:t>
      </w:r>
      <w:r w:rsidRPr="0062308B">
        <w:rPr>
          <w:position w:val="-6"/>
        </w:rPr>
        <w:object w:dxaOrig="139" w:dyaOrig="240">
          <v:shape id="_x0000_i1037" type="#_x0000_t75" style="width:6.9pt;height:11.9pt" o:ole="">
            <v:imagedata r:id="rId33" o:title=""/>
          </v:shape>
          <o:OLEObject Type="Embed" ProgID="Equation.DSMT4" ShapeID="_x0000_i1037" DrawAspect="Content" ObjectID="_1508761056" r:id="rId34"/>
        </w:object>
      </w:r>
      <w:r>
        <w:rPr>
          <w:rFonts w:hint="eastAsia"/>
        </w:rPr>
        <w:t>，只需要知道当前的采样是第</w:t>
      </w:r>
      <w:r w:rsidRPr="0062308B">
        <w:rPr>
          <w:position w:val="-6"/>
        </w:rPr>
        <w:object w:dxaOrig="200" w:dyaOrig="279">
          <v:shape id="_x0000_i1038" type="#_x0000_t75" style="width:9.7pt;height:13.45pt" o:ole="">
            <v:imagedata r:id="rId35" o:title=""/>
          </v:shape>
          <o:OLEObject Type="Embed" ProgID="Equation.DSMT4" ShapeID="_x0000_i1038" DrawAspect="Content" ObjectID="_1508761057" r:id="rId36"/>
        </w:object>
      </w:r>
      <w:r>
        <w:rPr>
          <w:rFonts w:hint="eastAsia"/>
        </w:rPr>
        <w:t>次采样即可。但在本实验中，给出的时刻</w:t>
      </w:r>
      <w:r w:rsidRPr="00E922A0">
        <w:rPr>
          <w:position w:val="-6"/>
        </w:rPr>
        <w:object w:dxaOrig="200" w:dyaOrig="279">
          <v:shape id="_x0000_i1039" type="#_x0000_t75" style="width:9.7pt;height:13.45pt" o:ole="">
            <v:imagedata r:id="rId37" o:title=""/>
          </v:shape>
          <o:OLEObject Type="Embed" ProgID="Equation.DSMT4" ShapeID="_x0000_i1039" DrawAspect="Content" ObjectID="_1508761058" r:id="rId38"/>
        </w:object>
      </w:r>
      <w:r>
        <w:rPr>
          <w:rFonts w:hint="eastAsia"/>
        </w:rPr>
        <w:t>是包含采样时间的（即</w:t>
      </w:r>
      <w:r w:rsidRPr="002C1489">
        <w:rPr>
          <w:position w:val="-10"/>
        </w:rPr>
        <w:object w:dxaOrig="2480" w:dyaOrig="340">
          <v:shape id="_x0000_i1040" type="#_x0000_t75" style="width:123.65pt;height:17.2pt" o:ole="">
            <v:imagedata r:id="rId39" o:title=""/>
          </v:shape>
          <o:OLEObject Type="Embed" ProgID="Equation.DSMT4" ShapeID="_x0000_i1040" DrawAspect="Content" ObjectID="_1508761059" r:id="rId40"/>
        </w:object>
      </w:r>
      <w:r>
        <w:rPr>
          <w:rFonts w:hint="eastAsia"/>
        </w:rPr>
        <w:t>），主要的目的是保证辨识得到的脉冲响应曲线也是包含时间信息的，这样便于对比</w:t>
      </w:r>
      <w:r>
        <w:t>在选取不同</w:t>
      </w:r>
      <w:r w:rsidRPr="00440046">
        <w:t>deltaT</w:t>
      </w:r>
      <w:r>
        <w:rPr>
          <w:rFonts w:hint="eastAsia"/>
        </w:rPr>
        <w:t>(</w:t>
      </w:r>
      <w:r w:rsidRPr="0079260E">
        <w:rPr>
          <w:position w:val="-6"/>
        </w:rPr>
        <w:object w:dxaOrig="300" w:dyaOrig="279">
          <v:shape id="_x0000_i1041" type="#_x0000_t75" style="width:15.05pt;height:13.45pt" o:ole="">
            <v:imagedata r:id="rId10" o:title=""/>
          </v:shape>
          <o:OLEObject Type="Embed" ProgID="Equation.DSMT4" ShapeID="_x0000_i1041" DrawAspect="Content" ObjectID="_1508761060" r:id="rId41"/>
        </w:objec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时辨识</w:t>
      </w:r>
      <w:r>
        <w:t>得到的</w:t>
      </w:r>
      <w:r>
        <w:rPr>
          <w:rFonts w:hint="eastAsia"/>
        </w:rPr>
        <w:t>脉冲响应。</w:t>
      </w:r>
    </w:p>
    <w:p w:rsidR="00400577" w:rsidRPr="00400577" w:rsidRDefault="00400577" w:rsidP="00400577">
      <w:pPr>
        <w:pStyle w:val="2"/>
      </w:pPr>
      <w:r>
        <w:rPr>
          <w:rFonts w:hint="eastAsia"/>
        </w:rPr>
        <w:t>分析</w:t>
      </w:r>
      <w:r>
        <w:rPr>
          <w:rFonts w:hint="eastAsia"/>
        </w:rPr>
        <w:t>M</w:t>
      </w:r>
      <w:r>
        <w:rPr>
          <w:rFonts w:hint="eastAsia"/>
        </w:rPr>
        <w:t>序列的周期</w:t>
      </w:r>
      <w:r w:rsidRPr="0079260E">
        <w:rPr>
          <w:position w:val="-14"/>
        </w:rPr>
        <w:object w:dxaOrig="360" w:dyaOrig="380">
          <v:shape id="_x0000_i1042" type="#_x0000_t75" style="width:18.15pt;height:18.8pt" o:ole="">
            <v:imagedata r:id="rId42" o:title=""/>
          </v:shape>
          <o:OLEObject Type="Embed" ProgID="Equation.DSMT4" ShapeID="_x0000_i1042" DrawAspect="Content" ObjectID="_1508761061" r:id="rId43"/>
        </w:object>
      </w:r>
      <w:r>
        <w:rPr>
          <w:rFonts w:hint="eastAsia"/>
        </w:rPr>
        <w:t>、时间间隔</w:t>
      </w:r>
      <w:r w:rsidRPr="0079260E">
        <w:rPr>
          <w:position w:val="-6"/>
        </w:rPr>
        <w:object w:dxaOrig="300" w:dyaOrig="279">
          <v:shape id="_x0000_i1043" type="#_x0000_t75" style="width:15.05pt;height:13.45pt" o:ole="">
            <v:imagedata r:id="rId10" o:title=""/>
          </v:shape>
          <o:OLEObject Type="Embed" ProgID="Equation.DSMT4" ShapeID="_x0000_i1043" DrawAspect="Content" ObjectID="_1508761062" r:id="rId44"/>
        </w:object>
      </w:r>
      <w:r>
        <w:rPr>
          <w:rFonts w:hint="eastAsia"/>
        </w:rPr>
        <w:t>、幅度</w:t>
      </w:r>
      <w:r w:rsidRPr="00B46F50">
        <w:rPr>
          <w:position w:val="-6"/>
        </w:rPr>
        <w:object w:dxaOrig="200" w:dyaOrig="220">
          <v:shape id="_x0000_i1044" type="#_x0000_t75" style="width:9.7pt;height:11.25pt" o:ole="">
            <v:imagedata r:id="rId12" o:title=""/>
          </v:shape>
          <o:OLEObject Type="Embed" ProgID="Equation.DSMT4" ShapeID="_x0000_i1044" DrawAspect="Content" ObjectID="_1508761063" r:id="rId45"/>
        </w:object>
      </w:r>
      <w:r>
        <w:rPr>
          <w:rFonts w:hint="eastAsia"/>
        </w:rPr>
        <w:t>，以及</w:t>
      </w:r>
      <w:r>
        <w:rPr>
          <w:rFonts w:hint="eastAsia"/>
        </w:rPr>
        <w:t>M</w:t>
      </w:r>
      <w:r>
        <w:rPr>
          <w:rFonts w:hint="eastAsia"/>
        </w:rPr>
        <w:t>序列的总长度</w:t>
      </w:r>
      <w:r w:rsidRPr="00ED52DA">
        <w:rPr>
          <w:position w:val="-4"/>
        </w:rPr>
        <w:object w:dxaOrig="220" w:dyaOrig="260">
          <v:shape id="_x0000_i1045" type="#_x0000_t75" style="width:11.25pt;height:13.45pt" o:ole="">
            <v:imagedata r:id="rId14" o:title=""/>
          </v:shape>
          <o:OLEObject Type="Embed" ProgID="Equation.DSMT4" ShapeID="_x0000_i1045" DrawAspect="Content" ObjectID="_1508761064" r:id="rId46"/>
        </w:object>
      </w:r>
      <w:r>
        <w:rPr>
          <w:rFonts w:hint="eastAsia"/>
        </w:rPr>
        <w:t>对脉冲响应辨识的影响</w:t>
      </w:r>
    </w:p>
    <w:p w:rsidR="00400577" w:rsidRPr="006C222F" w:rsidRDefault="00400577" w:rsidP="00400577">
      <w:pPr>
        <w:rPr>
          <w:b/>
        </w:rPr>
      </w:pPr>
      <w:r w:rsidRPr="006C222F">
        <w:rPr>
          <w:rFonts w:hint="eastAsia"/>
          <w:b/>
        </w:rPr>
        <w:t>说明：所有的曲线图的横坐标</w:t>
      </w:r>
      <w:r>
        <w:rPr>
          <w:rFonts w:hint="eastAsia"/>
          <w:b/>
        </w:rPr>
        <w:t>需要</w:t>
      </w:r>
      <w:r w:rsidRPr="006C222F">
        <w:rPr>
          <w:rFonts w:hint="eastAsia"/>
          <w:b/>
        </w:rPr>
        <w:t>标明时间</w:t>
      </w:r>
      <w:r>
        <w:rPr>
          <w:rFonts w:hint="eastAsia"/>
          <w:b/>
        </w:rPr>
        <w:t>(</w:t>
      </w:r>
      <w:r w:rsidRPr="006C222F">
        <w:rPr>
          <w:rFonts w:hint="eastAsia"/>
          <w:b/>
        </w:rPr>
        <w:t>单位</w:t>
      </w:r>
      <w:r w:rsidRPr="006C222F">
        <w:rPr>
          <w:rFonts w:hint="eastAsia"/>
          <w:b/>
        </w:rPr>
        <w:t>s</w:t>
      </w:r>
      <w:r>
        <w:rPr>
          <w:b/>
        </w:rPr>
        <w:t>)</w:t>
      </w:r>
      <w:r>
        <w:rPr>
          <w:rFonts w:hint="eastAsia"/>
          <w:b/>
        </w:rPr>
        <w:t>，</w:t>
      </w:r>
      <w:r>
        <w:rPr>
          <w:b/>
        </w:rPr>
        <w:t>这样方便与真实的脉冲响应曲线进行对比。</w:t>
      </w:r>
    </w:p>
    <w:p w:rsidR="00CE0285" w:rsidRPr="006C222F" w:rsidRDefault="00CE0285" w:rsidP="00CE0285">
      <w:pPr>
        <w:rPr>
          <w:b/>
        </w:rPr>
      </w:pPr>
    </w:p>
    <w:p w:rsidR="00CE0285" w:rsidRPr="0066054A" w:rsidRDefault="00CE0285" w:rsidP="00CE0285">
      <w:pPr>
        <w:pStyle w:val="1"/>
      </w:pPr>
      <w:r>
        <w:rPr>
          <w:rFonts w:hint="eastAsia"/>
        </w:rPr>
        <w:lastRenderedPageBreak/>
        <w:t>实验提交要求</w:t>
      </w:r>
    </w:p>
    <w:p w:rsidR="00CE0285" w:rsidRDefault="00CE0285" w:rsidP="00CE0285">
      <w:r>
        <w:rPr>
          <w:rFonts w:hint="eastAsia"/>
        </w:rPr>
        <w:t>文件夹</w:t>
      </w:r>
      <w:r>
        <w:rPr>
          <w:rFonts w:hint="eastAsia"/>
        </w:rPr>
        <w:t>1</w:t>
      </w:r>
      <w:r>
        <w:rPr>
          <w:rFonts w:hint="eastAsia"/>
        </w:rPr>
        <w:t>：以学号命名</w:t>
      </w:r>
    </w:p>
    <w:p w:rsidR="00CE0285" w:rsidRDefault="00CE0285" w:rsidP="00CE0285">
      <w:r>
        <w:rPr>
          <w:rFonts w:hint="eastAsia"/>
        </w:rPr>
        <w:t>文件夹</w:t>
      </w:r>
      <w:r>
        <w:rPr>
          <w:rFonts w:hint="eastAsia"/>
        </w:rPr>
        <w:t>1</w:t>
      </w:r>
      <w:r>
        <w:rPr>
          <w:rFonts w:hint="eastAsia"/>
        </w:rPr>
        <w:t>中包含实验报告</w:t>
      </w:r>
      <w:r>
        <w:rPr>
          <w:rFonts w:hint="eastAsia"/>
        </w:rPr>
        <w:t>(word</w:t>
      </w:r>
      <w:r>
        <w:rPr>
          <w:rFonts w:hint="eastAsia"/>
        </w:rPr>
        <w:t>格式</w:t>
      </w:r>
      <w:r>
        <w:rPr>
          <w:rFonts w:hint="eastAsia"/>
        </w:rPr>
        <w:t>)</w:t>
      </w:r>
      <w:r>
        <w:rPr>
          <w:rFonts w:hint="eastAsia"/>
        </w:rPr>
        <w:t>：以“学号</w:t>
      </w:r>
      <w:r>
        <w:rPr>
          <w:rFonts w:hint="eastAsia"/>
        </w:rPr>
        <w:t>_</w:t>
      </w:r>
      <w:r>
        <w:rPr>
          <w:rFonts w:hint="eastAsia"/>
        </w:rPr>
        <w:t>姓名</w:t>
      </w:r>
      <w:r>
        <w:t>”</w:t>
      </w:r>
      <w:r>
        <w:rPr>
          <w:rFonts w:hint="eastAsia"/>
        </w:rPr>
        <w:t>命名</w:t>
      </w:r>
    </w:p>
    <w:p w:rsidR="00CE0285" w:rsidRDefault="00CE0285" w:rsidP="00CE0285">
      <w:r>
        <w:rPr>
          <w:rFonts w:hint="eastAsia"/>
        </w:rPr>
        <w:t>文件夹</w:t>
      </w:r>
      <w:r>
        <w:rPr>
          <w:rFonts w:hint="eastAsia"/>
        </w:rPr>
        <w:t>1</w:t>
      </w:r>
      <w:r>
        <w:rPr>
          <w:rFonts w:hint="eastAsia"/>
        </w:rPr>
        <w:t>中包含文件夹</w:t>
      </w:r>
      <w:r>
        <w:rPr>
          <w:rFonts w:hint="eastAsia"/>
        </w:rPr>
        <w:t>2</w:t>
      </w:r>
      <w:r>
        <w:rPr>
          <w:rFonts w:hint="eastAsia"/>
        </w:rPr>
        <w:t>：以“程序”命名</w:t>
      </w:r>
    </w:p>
    <w:p w:rsidR="00CE0285" w:rsidRPr="006D114E" w:rsidRDefault="00CE0285" w:rsidP="00CE0285">
      <w:r>
        <w:rPr>
          <w:rFonts w:hint="eastAsia"/>
        </w:rPr>
        <w:t>文件夹</w:t>
      </w:r>
      <w:r>
        <w:rPr>
          <w:rFonts w:hint="eastAsia"/>
        </w:rPr>
        <w:t>2</w:t>
      </w:r>
      <w:r>
        <w:rPr>
          <w:rFonts w:hint="eastAsia"/>
        </w:rPr>
        <w:t>中包含</w:t>
      </w:r>
      <w:r>
        <w:rPr>
          <w:rFonts w:hint="eastAsia"/>
        </w:rPr>
        <w:t>m</w:t>
      </w:r>
      <w:r>
        <w:rPr>
          <w:rFonts w:hint="eastAsia"/>
        </w:rPr>
        <w:t>文件，以</w:t>
      </w:r>
      <w:r>
        <w:rPr>
          <w:rFonts w:hint="eastAsia"/>
        </w:rPr>
        <w:t>work</w:t>
      </w:r>
      <w:r>
        <w:t>1</w:t>
      </w:r>
      <w:r>
        <w:rPr>
          <w:rFonts w:hint="eastAsia"/>
        </w:rPr>
        <w:t>.m</w:t>
      </w:r>
      <w:r>
        <w:rPr>
          <w:rFonts w:hint="eastAsia"/>
        </w:rPr>
        <w:t>命名。要求</w:t>
      </w:r>
      <w:r>
        <w:rPr>
          <w:rFonts w:hint="eastAsia"/>
        </w:rPr>
        <w:t>work</w:t>
      </w:r>
      <w:r>
        <w:t>1</w:t>
      </w:r>
      <w:r>
        <w:rPr>
          <w:rFonts w:hint="eastAsia"/>
        </w:rPr>
        <w:t>.m</w:t>
      </w:r>
      <w:r>
        <w:rPr>
          <w:rFonts w:hint="eastAsia"/>
        </w:rPr>
        <w:t>必须可以直接点击运行的，</w:t>
      </w:r>
      <w:r>
        <w:rPr>
          <w:rFonts w:hint="eastAsia"/>
        </w:rPr>
        <w:t>work</w:t>
      </w:r>
      <w:r>
        <w:t>1</w:t>
      </w:r>
      <w:r>
        <w:rPr>
          <w:rFonts w:hint="eastAsia"/>
        </w:rPr>
        <w:t>.m</w:t>
      </w:r>
      <w:r>
        <w:rPr>
          <w:rFonts w:hint="eastAsia"/>
        </w:rPr>
        <w:t>需要的其他相关的文件和数据可以放到文件夹</w:t>
      </w:r>
      <w:r>
        <w:rPr>
          <w:rFonts w:hint="eastAsia"/>
        </w:rPr>
        <w:t>2</w:t>
      </w:r>
      <w:r>
        <w:rPr>
          <w:rFonts w:hint="eastAsia"/>
        </w:rPr>
        <w:t>中，详情参考</w:t>
      </w:r>
      <w:r>
        <w:rPr>
          <w:rFonts w:hint="eastAsia"/>
        </w:rPr>
        <w:t>WorkPresent.m</w:t>
      </w:r>
      <w:r>
        <w:rPr>
          <w:rFonts w:hint="eastAsia"/>
        </w:rPr>
        <w:t>。</w:t>
      </w:r>
    </w:p>
    <w:p w:rsidR="00CE0285" w:rsidRDefault="00CE0285" w:rsidP="00CE0285">
      <w:r>
        <w:rPr>
          <w:rFonts w:hint="eastAsia"/>
        </w:rPr>
        <w:t>最后对文件夹</w:t>
      </w:r>
      <w:r>
        <w:rPr>
          <w:rFonts w:hint="eastAsia"/>
        </w:rPr>
        <w:t>1</w:t>
      </w:r>
      <w:r>
        <w:rPr>
          <w:rFonts w:hint="eastAsia"/>
        </w:rPr>
        <w:t>打包上传网络学堂作业中。</w:t>
      </w:r>
    </w:p>
    <w:p w:rsidR="00CE0285" w:rsidRPr="000D5F95" w:rsidRDefault="00CE0285" w:rsidP="00CE0285"/>
    <w:p w:rsidR="005017F4" w:rsidRDefault="005017F4" w:rsidP="005017F4">
      <w:pPr>
        <w:pStyle w:val="2"/>
        <w:numPr>
          <w:ilvl w:val="0"/>
          <w:numId w:val="0"/>
        </w:numPr>
      </w:pPr>
      <w:r>
        <w:rPr>
          <w:rFonts w:hint="eastAsia"/>
        </w:rPr>
        <w:t>附</w:t>
      </w:r>
      <w:r>
        <w:rPr>
          <w:rFonts w:hint="eastAsia"/>
        </w:rPr>
        <w:t>1</w:t>
      </w:r>
      <w:r>
        <w:rPr>
          <w:rFonts w:hint="eastAsia"/>
        </w:rPr>
        <w:t>：实验环境</w:t>
      </w:r>
    </w:p>
    <w:p w:rsidR="00BA570D" w:rsidRPr="00BA570D" w:rsidRDefault="00BA570D" w:rsidP="00BA570D">
      <w:r>
        <w:t>三容水箱如下图所示</w:t>
      </w:r>
      <w:r>
        <w:rPr>
          <w:rFonts w:hint="eastAsia"/>
        </w:rPr>
        <w:t>，本次实验只需用到第</w:t>
      </w:r>
      <w:r>
        <w:rPr>
          <w:rFonts w:hint="eastAsia"/>
        </w:rPr>
        <w:t>3</w:t>
      </w:r>
      <w:r>
        <w:rPr>
          <w:rFonts w:hint="eastAsia"/>
        </w:rPr>
        <w:t>个水箱，故需要把前两个水箱的开关</w:t>
      </w:r>
      <w:r w:rsidR="00C64155">
        <w:rPr>
          <w:rFonts w:hint="eastAsia"/>
        </w:rPr>
        <w:t>关闭。</w:t>
      </w:r>
    </w:p>
    <w:p w:rsidR="005017F4" w:rsidRDefault="00BA570D" w:rsidP="006C44E6">
      <w:r>
        <w:rPr>
          <w:noProof/>
        </w:rPr>
        <w:drawing>
          <wp:inline distT="0" distB="0" distL="0" distR="0" wp14:anchorId="62AB4CBF" wp14:editId="5CA9FC4B">
            <wp:extent cx="5274310" cy="41998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155" w:rsidRDefault="00C64155" w:rsidP="006C44E6">
      <w:r>
        <w:t>台面设置如下图所示</w:t>
      </w:r>
      <w:r>
        <w:rPr>
          <w:rFonts w:hint="eastAsia"/>
        </w:rPr>
        <w:t>，</w:t>
      </w:r>
      <w:r>
        <w:t>具体结构详见</w:t>
      </w:r>
      <w:r>
        <w:rPr>
          <w:rFonts w:hint="eastAsia"/>
        </w:rPr>
        <w:t>“过程控制指示书”的附录一</w:t>
      </w:r>
    </w:p>
    <w:p w:rsidR="00C64155" w:rsidRDefault="00C64155" w:rsidP="006C44E6">
      <w:r>
        <w:rPr>
          <w:noProof/>
        </w:rPr>
        <w:lastRenderedPageBreak/>
        <w:drawing>
          <wp:inline distT="0" distB="0" distL="0" distR="0" wp14:anchorId="0B56EBD4" wp14:editId="28A814F9">
            <wp:extent cx="5274310" cy="30861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F4" w:rsidRDefault="005017F4" w:rsidP="005017F4">
      <w:pPr>
        <w:pStyle w:val="2"/>
        <w:numPr>
          <w:ilvl w:val="0"/>
          <w:numId w:val="0"/>
        </w:numPr>
      </w:pPr>
      <w:r>
        <w:rPr>
          <w:rFonts w:hint="eastAsia"/>
        </w:rPr>
        <w:t>附</w:t>
      </w:r>
      <w:r>
        <w:t>2</w:t>
      </w:r>
      <w:r>
        <w:rPr>
          <w:rFonts w:hint="eastAsia"/>
        </w:rPr>
        <w:t>：实验流程</w:t>
      </w:r>
    </w:p>
    <w:p w:rsidR="006C44E6" w:rsidRDefault="006C44E6" w:rsidP="006C44E6">
      <w:r>
        <w:t>开机后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开始</w:t>
      </w:r>
      <w:r>
        <w:sym w:font="Wingdings" w:char="F0E0"/>
      </w:r>
      <w:r>
        <w:t>程序</w:t>
      </w:r>
      <w:r>
        <w:sym w:font="Wingdings" w:char="F0E0"/>
      </w:r>
      <w:r>
        <w:t>紫光桥组态软件</w:t>
      </w:r>
      <w:r>
        <w:sym w:font="Wingdings" w:char="F0E0"/>
      </w:r>
      <w:r>
        <w:t>工程管理器</w:t>
      </w:r>
      <w:r w:rsidR="00965E00">
        <w:rPr>
          <w:rFonts w:hint="eastAsia"/>
        </w:rPr>
        <w:t>，</w:t>
      </w:r>
      <w:r w:rsidR="00965E00">
        <w:t>双击打开系统辨识工程</w:t>
      </w:r>
    </w:p>
    <w:p w:rsidR="00965E00" w:rsidRPr="00965E00" w:rsidRDefault="00965E00" w:rsidP="00965E00">
      <w:pPr>
        <w:widowControl/>
        <w:spacing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5E0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95622" cy="2530415"/>
            <wp:effectExtent l="0" t="0" r="0" b="3810"/>
            <wp:docPr id="12" name="图片 12" descr="C:\Users\prm14\AppData\Roaming\Tencent\Users\353345737\QQ\WinTemp\RichOle\J2`NO@O5QXK4UQ64PU[~K@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C:\Users\prm14\AppData\Roaming\Tencent\Users\353345737\QQ\WinTemp\RichOle\J2`NO@O5QXK4UQ64PU[~K@0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979" cy="253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4E6" w:rsidRDefault="00965E00" w:rsidP="006C44E6">
      <w:r>
        <w:rPr>
          <w:rFonts w:hint="eastAsia"/>
        </w:rPr>
        <w:t>进入工程后，点击上方绿色三角形箭头运行工程：</w:t>
      </w:r>
    </w:p>
    <w:p w:rsidR="00965E00" w:rsidRDefault="00965E00" w:rsidP="00965E00">
      <w:pPr>
        <w:widowControl/>
        <w:spacing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5E0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63817" cy="360016"/>
            <wp:effectExtent l="0" t="0" r="0" b="2540"/>
            <wp:docPr id="13" name="图片 13" descr="C:\Users\prm14\AppData\Roaming\Tencent\Users\353345737\QQ\WinTemp\RichOle\4VCT@{%]F](TB0KEDL4CR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C:\Users\prm14\AppData\Roaming\Tencent\Users\353345737\QQ\WinTemp\RichOle\4VCT@{%]F](TB0KEDL4CRD4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38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E00" w:rsidRPr="00965E00" w:rsidRDefault="00965E00" w:rsidP="00965E00">
      <w:pPr>
        <w:widowControl/>
        <w:spacing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选择单回路控制</w:t>
      </w:r>
      <w:r w:rsidRPr="00965E00">
        <w:rPr>
          <w:rFonts w:ascii="宋体" w:eastAsia="宋体" w:hAnsi="宋体" w:cs="宋体"/>
          <w:kern w:val="0"/>
          <w:sz w:val="24"/>
          <w:szCs w:val="24"/>
        </w:rPr>
        <w:sym w:font="Wingdings" w:char="F0E0"/>
      </w:r>
      <w:r>
        <w:rPr>
          <w:rFonts w:ascii="宋体" w:eastAsia="宋体" w:hAnsi="宋体" w:cs="宋体"/>
          <w:kern w:val="0"/>
          <w:sz w:val="24"/>
          <w:szCs w:val="24"/>
        </w:rPr>
        <w:t>单容水箱</w:t>
      </w:r>
    </w:p>
    <w:p w:rsidR="00965E00" w:rsidRDefault="00965E00" w:rsidP="006C44E6">
      <w:r>
        <w:rPr>
          <w:noProof/>
        </w:rPr>
        <w:lastRenderedPageBreak/>
        <w:drawing>
          <wp:inline distT="0" distB="0" distL="0" distR="0" wp14:anchorId="7107B692" wp14:editId="75D2DAD0">
            <wp:extent cx="5274310" cy="3296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11C" w:rsidRDefault="004B411C" w:rsidP="006C44E6">
      <w:r>
        <w:rPr>
          <w:noProof/>
        </w:rPr>
        <w:t>进入实验环境后</w:t>
      </w:r>
      <w:r>
        <w:rPr>
          <w:rFonts w:hint="eastAsia"/>
          <w:noProof/>
        </w:rPr>
        <w:t>，</w:t>
      </w:r>
      <w:r>
        <w:rPr>
          <w:noProof/>
        </w:rPr>
        <w:t>调整好单容水箱的各个开关</w:t>
      </w:r>
      <w:r>
        <w:rPr>
          <w:rFonts w:hint="eastAsia"/>
          <w:noProof/>
        </w:rPr>
        <w:t>，</w:t>
      </w:r>
      <w:r>
        <w:rPr>
          <w:noProof/>
        </w:rPr>
        <w:t>然后拖动下图的小红三角形</w:t>
      </w:r>
      <w:r w:rsidR="00D843D9">
        <w:rPr>
          <w:noProof/>
        </w:rPr>
        <w:t>来调整</w:t>
      </w:r>
      <w:r>
        <w:rPr>
          <w:noProof/>
        </w:rPr>
        <w:t>电机输入电压</w:t>
      </w:r>
      <w:r w:rsidR="00133791">
        <w:rPr>
          <w:rFonts w:hint="eastAsia"/>
          <w:noProof/>
        </w:rPr>
        <w:t>，</w:t>
      </w:r>
      <w:r w:rsidR="00133791">
        <w:rPr>
          <w:noProof/>
        </w:rPr>
        <w:t>水箱开始注水</w:t>
      </w:r>
      <w:r w:rsidR="00133791">
        <w:rPr>
          <w:rFonts w:hint="eastAsia"/>
          <w:noProof/>
        </w:rPr>
        <w:t>，</w:t>
      </w:r>
      <w:r w:rsidR="00133791">
        <w:rPr>
          <w:noProof/>
        </w:rPr>
        <w:t>液面开始上升</w:t>
      </w:r>
      <w:r w:rsidR="00D843D9">
        <w:rPr>
          <w:rFonts w:hint="eastAsia"/>
          <w:noProof/>
        </w:rPr>
        <w:t>。</w:t>
      </w:r>
    </w:p>
    <w:p w:rsidR="004B411C" w:rsidRDefault="004B411C" w:rsidP="006C44E6">
      <w:r>
        <w:rPr>
          <w:noProof/>
        </w:rPr>
        <w:drawing>
          <wp:inline distT="0" distB="0" distL="0" distR="0" wp14:anchorId="2F997A4F" wp14:editId="516FB297">
            <wp:extent cx="5274310" cy="34728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3D9" w:rsidRDefault="00D843D9" w:rsidP="006C44E6">
      <w:r>
        <w:t>点击</w:t>
      </w:r>
      <w:r>
        <w:rPr>
          <w:rFonts w:hint="eastAsia"/>
        </w:rPr>
        <w:t>“</w:t>
      </w:r>
      <w:r>
        <w:rPr>
          <w:rFonts w:hint="eastAsia"/>
        </w:rPr>
        <w:t>SET</w:t>
      </w:r>
      <w:r>
        <w:rPr>
          <w:rFonts w:hint="eastAsia"/>
        </w:rPr>
        <w:t>”按钮设置采样间隔和振幅。</w:t>
      </w:r>
    </w:p>
    <w:p w:rsidR="004B411C" w:rsidRDefault="00D843D9" w:rsidP="006C44E6">
      <w:r>
        <w:rPr>
          <w:noProof/>
        </w:rPr>
        <w:lastRenderedPageBreak/>
        <w:drawing>
          <wp:inline distT="0" distB="0" distL="0" distR="0" wp14:anchorId="67492B7B" wp14:editId="37D66BDF">
            <wp:extent cx="5274310" cy="35356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9C3" w:rsidRDefault="006509C3" w:rsidP="006C44E6">
      <w:r>
        <w:t>等单容水箱达到稳态后</w:t>
      </w:r>
      <w:r>
        <w:rPr>
          <w:rFonts w:hint="eastAsia"/>
        </w:rPr>
        <w:t>（约</w:t>
      </w:r>
      <w:r>
        <w:rPr>
          <w:rFonts w:hint="eastAsia"/>
        </w:rPr>
        <w:t>10min</w:t>
      </w:r>
      <w:r w:rsidR="00133791">
        <w:rPr>
          <w:rFonts w:hint="eastAsia"/>
        </w:rPr>
        <w:t>后，以液面高度不再变化为准</w:t>
      </w:r>
      <w:r>
        <w:rPr>
          <w:rFonts w:hint="eastAsia"/>
        </w:rPr>
        <w:t>），</w:t>
      </w:r>
      <w:r>
        <w:t>再点击</w:t>
      </w:r>
      <w:r>
        <w:rPr>
          <w:rFonts w:hint="eastAsia"/>
        </w:rPr>
        <w:t>“</w:t>
      </w:r>
      <w:r>
        <w:rPr>
          <w:rFonts w:hint="eastAsia"/>
        </w:rPr>
        <w:t>M</w:t>
      </w:r>
      <w:r>
        <w:rPr>
          <w:rFonts w:hint="eastAsia"/>
        </w:rPr>
        <w:t>序列”，则系统会从</w:t>
      </w:r>
      <w:r>
        <w:rPr>
          <w:rFonts w:hint="eastAsia"/>
        </w:rPr>
        <w:t>"</w:t>
      </w:r>
      <w:r>
        <w:t>D://data.txt"</w:t>
      </w:r>
      <w:r>
        <w:t>文件中读取</w:t>
      </w:r>
      <w:r>
        <w:t>M</w:t>
      </w:r>
      <w:r>
        <w:t>序列</w:t>
      </w:r>
      <w:r>
        <w:rPr>
          <w:rFonts w:hint="eastAsia"/>
        </w:rPr>
        <w:t>，</w:t>
      </w:r>
      <w:r>
        <w:t>并循环施加于输入电压上</w:t>
      </w:r>
      <w:r w:rsidR="00133791">
        <w:rPr>
          <w:rFonts w:hint="eastAsia"/>
        </w:rPr>
        <w:t>，</w:t>
      </w:r>
      <w:r w:rsidR="00133791">
        <w:t>实验需进行约三个周期</w:t>
      </w:r>
      <w:r w:rsidR="00133791">
        <w:rPr>
          <w:rFonts w:hint="eastAsia"/>
        </w:rPr>
        <w:t>。</w:t>
      </w:r>
    </w:p>
    <w:p w:rsidR="006509C3" w:rsidRDefault="006509C3" w:rsidP="006C44E6">
      <w:r>
        <w:rPr>
          <w:noProof/>
        </w:rPr>
        <w:drawing>
          <wp:inline distT="0" distB="0" distL="0" distR="0" wp14:anchorId="3AA82C28" wp14:editId="10749CA1">
            <wp:extent cx="5274310" cy="35344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C49" w:rsidRDefault="00DB1C49" w:rsidP="006C44E6">
      <w:r>
        <w:t>实验完成后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“历史曲线”会弹出下图，点击“水位</w:t>
      </w:r>
      <w:r>
        <w:rPr>
          <w:rFonts w:hint="eastAsia"/>
        </w:rPr>
        <w:t>3</w:t>
      </w:r>
      <w:r>
        <w:rPr>
          <w:rFonts w:hint="eastAsia"/>
        </w:rPr>
        <w:t>”，然后点击保存为</w:t>
      </w:r>
      <w:r>
        <w:rPr>
          <w:rFonts w:hint="eastAsia"/>
        </w:rPr>
        <w:t>csv</w:t>
      </w:r>
      <w:r>
        <w:rPr>
          <w:rFonts w:hint="eastAsia"/>
        </w:rPr>
        <w:t>格式，再点击“电压</w:t>
      </w:r>
      <w:r>
        <w:rPr>
          <w:rFonts w:hint="eastAsia"/>
        </w:rPr>
        <w:t>1</w:t>
      </w:r>
      <w:r>
        <w:rPr>
          <w:rFonts w:hint="eastAsia"/>
        </w:rPr>
        <w:t>”，也点击保存为</w:t>
      </w:r>
      <w:r>
        <w:rPr>
          <w:rFonts w:hint="eastAsia"/>
        </w:rPr>
        <w:t>csv</w:t>
      </w:r>
      <w:r>
        <w:rPr>
          <w:rFonts w:hint="eastAsia"/>
        </w:rPr>
        <w:t>格式。实验数据的采集到此结束。</w:t>
      </w:r>
    </w:p>
    <w:p w:rsidR="00DB1C49" w:rsidRPr="006C44E6" w:rsidRDefault="00DB1C49" w:rsidP="006C44E6">
      <w:r>
        <w:rPr>
          <w:noProof/>
        </w:rPr>
        <w:lastRenderedPageBreak/>
        <w:drawing>
          <wp:inline distT="0" distB="0" distL="0" distR="0" wp14:anchorId="4AE06286" wp14:editId="34218069">
            <wp:extent cx="5274310" cy="30746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936" w:rsidRDefault="00CE0285" w:rsidP="00CE0285">
      <w:pPr>
        <w:pStyle w:val="2"/>
        <w:numPr>
          <w:ilvl w:val="0"/>
          <w:numId w:val="0"/>
        </w:numPr>
      </w:pPr>
      <w:r>
        <w:rPr>
          <w:rFonts w:hint="eastAsia"/>
        </w:rPr>
        <w:t>附</w:t>
      </w:r>
      <w:r w:rsidR="005017F4">
        <w:t>3</w:t>
      </w:r>
      <w:r>
        <w:rPr>
          <w:rFonts w:hint="eastAsia"/>
        </w:rPr>
        <w:t>：基于</w:t>
      </w:r>
      <w:r>
        <w:rPr>
          <w:rFonts w:hint="eastAsia"/>
        </w:rPr>
        <w:t>matlab</w:t>
      </w:r>
      <w:r>
        <w:rPr>
          <w:rFonts w:hint="eastAsia"/>
        </w:rPr>
        <w:t>处理实验数据</w:t>
      </w:r>
    </w:p>
    <w:p w:rsidR="00CE0285" w:rsidRPr="00CE0285" w:rsidRDefault="00CE0285" w:rsidP="00CE0285">
      <w:pPr>
        <w:ind w:firstLine="420"/>
      </w:pPr>
      <w:r>
        <w:t>从导出的电压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t>水位</w:t>
      </w:r>
      <w:r>
        <w:rPr>
          <w:rFonts w:hint="eastAsia"/>
        </w:rPr>
        <w:t>3</w:t>
      </w:r>
      <w:r>
        <w:rPr>
          <w:rFonts w:hint="eastAsia"/>
        </w:rPr>
        <w:t>的</w:t>
      </w:r>
      <w:r>
        <w:rPr>
          <w:rFonts w:hint="eastAsia"/>
        </w:rPr>
        <w:t>.csv</w:t>
      </w:r>
      <w:r>
        <w:rPr>
          <w:rFonts w:hint="eastAsia"/>
        </w:rPr>
        <w:t>文件中分别提取时间和观测值两列数据到新建的两个</w:t>
      </w:r>
      <w:r>
        <w:rPr>
          <w:rFonts w:hint="eastAsia"/>
        </w:rPr>
        <w:t>.csv</w:t>
      </w:r>
      <w:r>
        <w:rPr>
          <w:rFonts w:hint="eastAsia"/>
        </w:rPr>
        <w:t>文件中，比如</w:t>
      </w:r>
      <w:r>
        <w:rPr>
          <w:rFonts w:hint="eastAsia"/>
        </w:rPr>
        <w:t>'</w:t>
      </w:r>
      <w:r w:rsidRPr="00CE0285">
        <w:t xml:space="preserve"> data_d1_50s15.csv</w:t>
      </w:r>
      <w:r>
        <w:t>'</w:t>
      </w:r>
      <w:r>
        <w:t>和</w:t>
      </w:r>
      <w:r>
        <w:rPr>
          <w:rFonts w:hint="eastAsia"/>
        </w:rPr>
        <w:t>'</w:t>
      </w:r>
      <w:r w:rsidRPr="00CE0285">
        <w:t xml:space="preserve"> data_s3_50s15</w:t>
      </w:r>
      <w:r>
        <w:t>.csv'</w:t>
      </w:r>
      <w:r>
        <w:rPr>
          <w:rFonts w:hint="eastAsia"/>
        </w:rPr>
        <w:t>（注意：不要存为</w:t>
      </w:r>
      <w:r>
        <w:rPr>
          <w:rFonts w:hint="eastAsia"/>
        </w:rPr>
        <w:t>.xlsx</w:t>
      </w:r>
      <w:r>
        <w:rPr>
          <w:rFonts w:hint="eastAsia"/>
        </w:rPr>
        <w:t>格式）。</w:t>
      </w:r>
    </w:p>
    <w:p w:rsidR="001A2D71" w:rsidRDefault="001A2D71" w:rsidP="005878F3">
      <w:r>
        <w:tab/>
      </w:r>
      <w:r>
        <w:t>修改</w:t>
      </w:r>
      <w:r>
        <w:rPr>
          <w:rFonts w:hint="eastAsia"/>
        </w:rPr>
        <w:t>preprocess.m</w:t>
      </w:r>
      <w:r>
        <w:rPr>
          <w:rFonts w:hint="eastAsia"/>
        </w:rPr>
        <w:t>文件中的</w:t>
      </w:r>
      <w:r>
        <w:rPr>
          <w:rFonts w:hint="eastAsia"/>
        </w:rPr>
        <w:t>deltat</w:t>
      </w:r>
      <w:r>
        <w:rPr>
          <w:rFonts w:hint="eastAsia"/>
        </w:rPr>
        <w:t>和</w:t>
      </w:r>
      <w:r>
        <w:rPr>
          <w:rFonts w:hint="eastAsia"/>
        </w:rPr>
        <w:t>Np</w:t>
      </w:r>
      <w:r>
        <w:rPr>
          <w:rFonts w:hint="eastAsia"/>
        </w:rPr>
        <w:t>，然后运行该文件，会得到下图：</w:t>
      </w:r>
    </w:p>
    <w:p w:rsidR="00400577" w:rsidRDefault="001A2D71" w:rsidP="005878F3">
      <w:r w:rsidRPr="001A2D71">
        <w:rPr>
          <w:rFonts w:hint="eastAsia"/>
          <w:noProof/>
        </w:rPr>
        <w:lastRenderedPageBreak/>
        <w:drawing>
          <wp:inline distT="0" distB="0" distL="0" distR="0">
            <wp:extent cx="5262113" cy="474442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2" r="7576" b="3587"/>
                    <a:stretch/>
                  </pic:blipFill>
                  <pic:spPr bwMode="auto">
                    <a:xfrm>
                      <a:off x="0" y="0"/>
                      <a:ext cx="5272432" cy="4753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01B" w:rsidRPr="00400577" w:rsidRDefault="003B301B" w:rsidP="005878F3">
      <w:r>
        <w:t>如果红色的虚线和点与蓝色曲线吻合得很好</w:t>
      </w:r>
      <w:r>
        <w:rPr>
          <w:rFonts w:hint="eastAsia"/>
        </w:rPr>
        <w:t>，</w:t>
      </w:r>
      <w:r>
        <w:t>则说明成功提取了离散化数据</w:t>
      </w:r>
      <w:r>
        <w:rPr>
          <w:rFonts w:hint="eastAsia"/>
        </w:rPr>
        <w:t>，</w:t>
      </w:r>
      <w:r>
        <w:t>提取的数据自动保存在了</w:t>
      </w:r>
      <w:r>
        <w:t>data.mat</w:t>
      </w:r>
      <w:r>
        <w:t>文件中</w:t>
      </w:r>
      <w:r>
        <w:rPr>
          <w:rFonts w:hint="eastAsia"/>
        </w:rPr>
        <w:t>，可以在之后用</w:t>
      </w:r>
      <w:r>
        <w:rPr>
          <w:rFonts w:hint="eastAsia"/>
        </w:rPr>
        <w:t>load(</w:t>
      </w:r>
      <w:r>
        <w:t>'data.mat'</w:t>
      </w:r>
      <w:r>
        <w:rPr>
          <w:rFonts w:hint="eastAsia"/>
        </w:rPr>
        <w:t>)</w:t>
      </w:r>
      <w:r>
        <w:rPr>
          <w:rFonts w:hint="eastAsia"/>
        </w:rPr>
        <w:t>命令提取输入输出数据</w:t>
      </w:r>
      <w:r w:rsidR="00901C43">
        <w:rPr>
          <w:rFonts w:hint="eastAsia"/>
        </w:rPr>
        <w:t>，然后再进行系统辨识</w:t>
      </w:r>
      <w:r>
        <w:rPr>
          <w:rFonts w:hint="eastAsia"/>
        </w:rPr>
        <w:t>。</w:t>
      </w:r>
    </w:p>
    <w:sectPr w:rsidR="003B301B" w:rsidRPr="004005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249D" w:rsidRDefault="00D7249D" w:rsidP="00BA089C">
      <w:pPr>
        <w:spacing w:line="240" w:lineRule="auto"/>
      </w:pPr>
      <w:r>
        <w:separator/>
      </w:r>
    </w:p>
  </w:endnote>
  <w:endnote w:type="continuationSeparator" w:id="0">
    <w:p w:rsidR="00D7249D" w:rsidRDefault="00D7249D" w:rsidP="00BA08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249D" w:rsidRDefault="00D7249D" w:rsidP="00BA089C">
      <w:pPr>
        <w:spacing w:line="240" w:lineRule="auto"/>
      </w:pPr>
      <w:r>
        <w:separator/>
      </w:r>
    </w:p>
  </w:footnote>
  <w:footnote w:type="continuationSeparator" w:id="0">
    <w:p w:rsidR="00D7249D" w:rsidRDefault="00D7249D" w:rsidP="00BA089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3005D8"/>
    <w:multiLevelType w:val="hybridMultilevel"/>
    <w:tmpl w:val="A8EE3494"/>
    <w:lvl w:ilvl="0" w:tplc="C130F2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4456AB"/>
    <w:multiLevelType w:val="hybridMultilevel"/>
    <w:tmpl w:val="69DA2E2E"/>
    <w:lvl w:ilvl="0" w:tplc="92D225E6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A927F81"/>
    <w:multiLevelType w:val="hybridMultilevel"/>
    <w:tmpl w:val="C1B0FC84"/>
    <w:lvl w:ilvl="0" w:tplc="2A2E76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8EE3168"/>
    <w:multiLevelType w:val="multilevel"/>
    <w:tmpl w:val="9392EAC0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41441B62"/>
    <w:multiLevelType w:val="hybridMultilevel"/>
    <w:tmpl w:val="B510B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2"/>
  </w:num>
  <w:num w:numId="7">
    <w:abstractNumId w:val="4"/>
  </w:num>
  <w:num w:numId="8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yehao">
    <w15:presenceInfo w15:providerId="None" w15:userId="yeha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40"/>
  <w:bordersDoNotSurroundHeader/>
  <w:bordersDoNotSurroundFooter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1BA"/>
    <w:rsid w:val="00007936"/>
    <w:rsid w:val="00022D2B"/>
    <w:rsid w:val="00042B55"/>
    <w:rsid w:val="00095299"/>
    <w:rsid w:val="00133791"/>
    <w:rsid w:val="00136EE6"/>
    <w:rsid w:val="001507B5"/>
    <w:rsid w:val="00154EC1"/>
    <w:rsid w:val="00187DE0"/>
    <w:rsid w:val="001A2D71"/>
    <w:rsid w:val="001C1587"/>
    <w:rsid w:val="001C51E3"/>
    <w:rsid w:val="001D00B8"/>
    <w:rsid w:val="00232CCC"/>
    <w:rsid w:val="00240E80"/>
    <w:rsid w:val="002640D4"/>
    <w:rsid w:val="00267EBE"/>
    <w:rsid w:val="0029255A"/>
    <w:rsid w:val="002C09AC"/>
    <w:rsid w:val="00300B81"/>
    <w:rsid w:val="00335F04"/>
    <w:rsid w:val="00362155"/>
    <w:rsid w:val="003A39A8"/>
    <w:rsid w:val="003A7048"/>
    <w:rsid w:val="003B11AB"/>
    <w:rsid w:val="003B301B"/>
    <w:rsid w:val="003B5ABE"/>
    <w:rsid w:val="003C3E1E"/>
    <w:rsid w:val="00400577"/>
    <w:rsid w:val="00443ACC"/>
    <w:rsid w:val="00447B91"/>
    <w:rsid w:val="00471087"/>
    <w:rsid w:val="00477177"/>
    <w:rsid w:val="004B411C"/>
    <w:rsid w:val="004B5150"/>
    <w:rsid w:val="004E4121"/>
    <w:rsid w:val="004F448E"/>
    <w:rsid w:val="005017F4"/>
    <w:rsid w:val="0056709A"/>
    <w:rsid w:val="005878F3"/>
    <w:rsid w:val="005C0B17"/>
    <w:rsid w:val="005C57A8"/>
    <w:rsid w:val="00614057"/>
    <w:rsid w:val="006155B8"/>
    <w:rsid w:val="006157E0"/>
    <w:rsid w:val="00620924"/>
    <w:rsid w:val="0063729D"/>
    <w:rsid w:val="006509C3"/>
    <w:rsid w:val="00652C79"/>
    <w:rsid w:val="00666E45"/>
    <w:rsid w:val="006C44E6"/>
    <w:rsid w:val="006D031C"/>
    <w:rsid w:val="006E4CB0"/>
    <w:rsid w:val="006E7341"/>
    <w:rsid w:val="006F49E6"/>
    <w:rsid w:val="00733F6C"/>
    <w:rsid w:val="00735E1C"/>
    <w:rsid w:val="00740ACD"/>
    <w:rsid w:val="00756AB6"/>
    <w:rsid w:val="0079302F"/>
    <w:rsid w:val="007A7A7A"/>
    <w:rsid w:val="007E2B37"/>
    <w:rsid w:val="0081082E"/>
    <w:rsid w:val="00820A5B"/>
    <w:rsid w:val="008255C0"/>
    <w:rsid w:val="00895B8D"/>
    <w:rsid w:val="008D2204"/>
    <w:rsid w:val="00901C43"/>
    <w:rsid w:val="00965E00"/>
    <w:rsid w:val="009756E3"/>
    <w:rsid w:val="009B499B"/>
    <w:rsid w:val="009E35E9"/>
    <w:rsid w:val="009F117D"/>
    <w:rsid w:val="009F5628"/>
    <w:rsid w:val="00A25FCE"/>
    <w:rsid w:val="00B211D7"/>
    <w:rsid w:val="00B33D28"/>
    <w:rsid w:val="00B42062"/>
    <w:rsid w:val="00B9351D"/>
    <w:rsid w:val="00BA089C"/>
    <w:rsid w:val="00BA3D3F"/>
    <w:rsid w:val="00BA570D"/>
    <w:rsid w:val="00BD315C"/>
    <w:rsid w:val="00BF3D71"/>
    <w:rsid w:val="00C1166B"/>
    <w:rsid w:val="00C45207"/>
    <w:rsid w:val="00C64155"/>
    <w:rsid w:val="00C85E22"/>
    <w:rsid w:val="00C929B4"/>
    <w:rsid w:val="00CE0285"/>
    <w:rsid w:val="00CE51BA"/>
    <w:rsid w:val="00CF4C36"/>
    <w:rsid w:val="00D35399"/>
    <w:rsid w:val="00D7249D"/>
    <w:rsid w:val="00D81A3C"/>
    <w:rsid w:val="00D843D9"/>
    <w:rsid w:val="00DB1C49"/>
    <w:rsid w:val="00DC4E0D"/>
    <w:rsid w:val="00DE4B83"/>
    <w:rsid w:val="00E21251"/>
    <w:rsid w:val="00E602F4"/>
    <w:rsid w:val="00E74D3D"/>
    <w:rsid w:val="00E93F75"/>
    <w:rsid w:val="00ED07DA"/>
    <w:rsid w:val="00ED5CE4"/>
    <w:rsid w:val="00EE5237"/>
    <w:rsid w:val="00F27765"/>
    <w:rsid w:val="00F7439C"/>
    <w:rsid w:val="00FA5075"/>
    <w:rsid w:val="00FE1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FA2E172-0077-45E0-956B-630519FB0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54EC1"/>
    <w:pPr>
      <w:widowControl w:val="0"/>
      <w:spacing w:line="360" w:lineRule="auto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154EC1"/>
    <w:pPr>
      <w:keepNext/>
      <w:keepLines/>
      <w:numPr>
        <w:numId w:val="5"/>
      </w:numPr>
      <w:spacing w:before="360" w:after="360" w:line="360" w:lineRule="atLeast"/>
      <w:outlineLvl w:val="0"/>
    </w:pPr>
    <w:rPr>
      <w:rFonts w:eastAsia="黑体"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54EC1"/>
    <w:pPr>
      <w:keepNext/>
      <w:keepLines/>
      <w:numPr>
        <w:ilvl w:val="1"/>
        <w:numId w:val="5"/>
      </w:numPr>
      <w:spacing w:before="360" w:after="240" w:line="240" w:lineRule="exact"/>
      <w:outlineLvl w:val="1"/>
    </w:pPr>
    <w:rPr>
      <w:rFonts w:eastAsia="黑体" w:cstheme="majorBidi"/>
      <w:bCs/>
      <w:szCs w:val="32"/>
    </w:rPr>
  </w:style>
  <w:style w:type="paragraph" w:styleId="3">
    <w:name w:val="heading 3"/>
    <w:basedOn w:val="a0"/>
    <w:next w:val="a"/>
    <w:link w:val="3Char"/>
    <w:uiPriority w:val="9"/>
    <w:unhideWhenUsed/>
    <w:qFormat/>
    <w:rsid w:val="00154EC1"/>
    <w:pPr>
      <w:keepNext/>
      <w:keepLines/>
      <w:numPr>
        <w:ilvl w:val="2"/>
        <w:numId w:val="5"/>
      </w:numPr>
      <w:spacing w:before="360" w:after="240"/>
      <w:jc w:val="left"/>
      <w:outlineLvl w:val="2"/>
    </w:pPr>
    <w:rPr>
      <w:rFonts w:eastAsia="黑体"/>
      <w:bCs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54EC1"/>
    <w:pPr>
      <w:keepNext/>
      <w:keepLines/>
      <w:numPr>
        <w:ilvl w:val="3"/>
        <w:numId w:val="4"/>
      </w:numPr>
      <w:spacing w:before="360" w:after="240" w:line="240" w:lineRule="auto"/>
      <w:outlineLvl w:val="3"/>
    </w:pPr>
    <w:rPr>
      <w:rFonts w:eastAsia="黑体" w:cstheme="majorBidi"/>
      <w:bCs/>
      <w:szCs w:val="28"/>
    </w:rPr>
  </w:style>
  <w:style w:type="paragraph" w:styleId="5">
    <w:name w:val="heading 5"/>
    <w:aliases w:val="标题4,36标题 5,36标题5,第四层条,标题4 Char Char Char,标题4 Char Char,第五层,nc5级标题,1,h5,mh2,Module heading 2,项标题,5级标题,H5,Second Subheading,dash,ds,dd,5,PIM 5,Titre5,Table label,l5,hm,Head 5,list 5,Block Label,Appendix A  Heading 5,Roman list,c2标题 5,h51,h52"/>
    <w:basedOn w:val="a"/>
    <w:next w:val="20"/>
    <w:link w:val="5Char"/>
    <w:uiPriority w:val="9"/>
    <w:semiHidden/>
    <w:unhideWhenUsed/>
    <w:qFormat/>
    <w:rsid w:val="00154EC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54EC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54EC1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54EC1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54EC1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Subtitle"/>
    <w:aliases w:val="尾注"/>
    <w:basedOn w:val="a"/>
    <w:next w:val="a"/>
    <w:link w:val="Char"/>
    <w:uiPriority w:val="11"/>
    <w:qFormat/>
    <w:rsid w:val="00154EC1"/>
    <w:pPr>
      <w:spacing w:before="240" w:after="240"/>
      <w:jc w:val="left"/>
      <w:outlineLvl w:val="1"/>
    </w:pPr>
    <w:rPr>
      <w:rFonts w:asciiTheme="majorHAnsi" w:eastAsia="宋体" w:hAnsiTheme="majorHAnsi" w:cstheme="majorBidi"/>
      <w:bCs/>
      <w:kern w:val="28"/>
      <w:sz w:val="18"/>
      <w:szCs w:val="32"/>
    </w:rPr>
  </w:style>
  <w:style w:type="character" w:customStyle="1" w:styleId="Char">
    <w:name w:val="副标题 Char"/>
    <w:aliases w:val="尾注 Char"/>
    <w:basedOn w:val="a1"/>
    <w:link w:val="a4"/>
    <w:uiPriority w:val="11"/>
    <w:rsid w:val="00154EC1"/>
    <w:rPr>
      <w:rFonts w:asciiTheme="majorHAnsi" w:eastAsia="宋体" w:hAnsiTheme="majorHAnsi" w:cstheme="majorBidi"/>
      <w:bCs/>
      <w:kern w:val="28"/>
      <w:sz w:val="18"/>
      <w:szCs w:val="32"/>
    </w:rPr>
  </w:style>
  <w:style w:type="character" w:styleId="a5">
    <w:name w:val="Placeholder Text"/>
    <w:basedOn w:val="a1"/>
    <w:uiPriority w:val="99"/>
    <w:semiHidden/>
    <w:rsid w:val="003A7048"/>
    <w:rPr>
      <w:color w:val="808080"/>
    </w:rPr>
  </w:style>
  <w:style w:type="paragraph" w:styleId="a6">
    <w:name w:val="header"/>
    <w:basedOn w:val="a"/>
    <w:link w:val="Char0"/>
    <w:uiPriority w:val="99"/>
    <w:unhideWhenUsed/>
    <w:rsid w:val="00BA08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6"/>
    <w:uiPriority w:val="99"/>
    <w:rsid w:val="00BA089C"/>
    <w:rPr>
      <w:rFonts w:ascii="Times New Roman" w:hAnsi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BA089C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7"/>
    <w:uiPriority w:val="99"/>
    <w:rsid w:val="00BA089C"/>
    <w:rPr>
      <w:rFonts w:ascii="Times New Roman" w:hAnsi="Times New Roman"/>
      <w:sz w:val="18"/>
      <w:szCs w:val="18"/>
    </w:rPr>
  </w:style>
  <w:style w:type="paragraph" w:styleId="a8">
    <w:name w:val="List Paragraph"/>
    <w:basedOn w:val="a"/>
    <w:uiPriority w:val="34"/>
    <w:qFormat/>
    <w:rsid w:val="00154EC1"/>
    <w:pPr>
      <w:ind w:firstLineChars="200" w:firstLine="420"/>
    </w:pPr>
  </w:style>
  <w:style w:type="paragraph" w:styleId="a9">
    <w:name w:val="Title"/>
    <w:aliases w:val="标题3"/>
    <w:basedOn w:val="a"/>
    <w:next w:val="a"/>
    <w:link w:val="Char2"/>
    <w:uiPriority w:val="10"/>
    <w:qFormat/>
    <w:rsid w:val="00154EC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aliases w:val="标题3 Char"/>
    <w:basedOn w:val="a1"/>
    <w:link w:val="a9"/>
    <w:uiPriority w:val="10"/>
    <w:rsid w:val="00154EC1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1"/>
    <w:link w:val="1"/>
    <w:uiPriority w:val="9"/>
    <w:rsid w:val="00154EC1"/>
    <w:rPr>
      <w:rFonts w:ascii="Times New Roman" w:eastAsia="黑体" w:hAnsi="Times New Roman"/>
      <w:bCs/>
      <w:kern w:val="44"/>
      <w:sz w:val="28"/>
      <w:szCs w:val="44"/>
    </w:rPr>
  </w:style>
  <w:style w:type="character" w:customStyle="1" w:styleId="2Char">
    <w:name w:val="标题 2 Char"/>
    <w:basedOn w:val="a1"/>
    <w:link w:val="2"/>
    <w:uiPriority w:val="9"/>
    <w:rsid w:val="00154EC1"/>
    <w:rPr>
      <w:rFonts w:ascii="Times New Roman" w:eastAsia="黑体" w:hAnsi="Times New Roman" w:cstheme="majorBidi"/>
      <w:bCs/>
      <w:szCs w:val="32"/>
    </w:rPr>
  </w:style>
  <w:style w:type="character" w:customStyle="1" w:styleId="3Char">
    <w:name w:val="标题 3 Char"/>
    <w:basedOn w:val="a1"/>
    <w:link w:val="3"/>
    <w:uiPriority w:val="9"/>
    <w:semiHidden/>
    <w:rsid w:val="00154EC1"/>
    <w:rPr>
      <w:rFonts w:ascii="Times New Roman" w:eastAsia="黑体" w:hAnsi="Times New Roman"/>
      <w:bCs/>
      <w:szCs w:val="32"/>
    </w:rPr>
  </w:style>
  <w:style w:type="paragraph" w:styleId="a0">
    <w:name w:val="No Spacing"/>
    <w:uiPriority w:val="1"/>
    <w:qFormat/>
    <w:rsid w:val="00154EC1"/>
    <w:pPr>
      <w:widowControl w:val="0"/>
      <w:jc w:val="both"/>
    </w:pPr>
    <w:rPr>
      <w:rFonts w:ascii="Times New Roman" w:hAnsi="Times New Roman"/>
    </w:rPr>
  </w:style>
  <w:style w:type="character" w:customStyle="1" w:styleId="4Char">
    <w:name w:val="标题 4 Char"/>
    <w:basedOn w:val="a1"/>
    <w:link w:val="4"/>
    <w:uiPriority w:val="9"/>
    <w:semiHidden/>
    <w:rsid w:val="00154EC1"/>
    <w:rPr>
      <w:rFonts w:ascii="Times New Roman" w:eastAsia="黑体" w:hAnsi="Times New Roman" w:cstheme="majorBidi"/>
      <w:bCs/>
      <w:szCs w:val="28"/>
    </w:rPr>
  </w:style>
  <w:style w:type="character" w:customStyle="1" w:styleId="5Char">
    <w:name w:val="标题 5 Char"/>
    <w:aliases w:val="标题4 Char,36标题 5 Char,36标题5 Char,第四层条 Char,标题4 Char Char Char Char,标题4 Char Char Char1,第五层 Char,nc5级标题 Char,1 Char,h5 Char,mh2 Char,Module heading 2 Char,项标题 Char,5级标题 Char,H5 Char,Second Subheading Char,dash Char,ds Char,dd Char,5 Char,l5 Char"/>
    <w:basedOn w:val="a1"/>
    <w:link w:val="5"/>
    <w:uiPriority w:val="9"/>
    <w:semiHidden/>
    <w:rsid w:val="00154EC1"/>
    <w:rPr>
      <w:rFonts w:ascii="Times New Roman" w:hAnsi="Times New Roman"/>
      <w:b/>
      <w:bCs/>
      <w:sz w:val="28"/>
      <w:szCs w:val="28"/>
    </w:rPr>
  </w:style>
  <w:style w:type="paragraph" w:styleId="aa">
    <w:name w:val="Body Text Indent"/>
    <w:basedOn w:val="a"/>
    <w:link w:val="Char3"/>
    <w:uiPriority w:val="99"/>
    <w:semiHidden/>
    <w:unhideWhenUsed/>
    <w:rsid w:val="00154EC1"/>
    <w:pPr>
      <w:spacing w:after="120"/>
      <w:ind w:leftChars="200" w:left="420"/>
    </w:pPr>
  </w:style>
  <w:style w:type="character" w:customStyle="1" w:styleId="Char3">
    <w:name w:val="正文文本缩进 Char"/>
    <w:basedOn w:val="a1"/>
    <w:link w:val="aa"/>
    <w:uiPriority w:val="99"/>
    <w:semiHidden/>
    <w:rsid w:val="00154EC1"/>
    <w:rPr>
      <w:rFonts w:ascii="Times New Roman" w:hAnsi="Times New Roman"/>
    </w:rPr>
  </w:style>
  <w:style w:type="paragraph" w:styleId="20">
    <w:name w:val="Body Text First Indent 2"/>
    <w:basedOn w:val="aa"/>
    <w:link w:val="2Char0"/>
    <w:uiPriority w:val="99"/>
    <w:semiHidden/>
    <w:unhideWhenUsed/>
    <w:rsid w:val="00154EC1"/>
    <w:pPr>
      <w:ind w:firstLineChars="200" w:firstLine="420"/>
    </w:pPr>
  </w:style>
  <w:style w:type="character" w:customStyle="1" w:styleId="2Char0">
    <w:name w:val="正文首行缩进 2 Char"/>
    <w:basedOn w:val="Char3"/>
    <w:link w:val="20"/>
    <w:uiPriority w:val="99"/>
    <w:semiHidden/>
    <w:rsid w:val="00154EC1"/>
    <w:rPr>
      <w:rFonts w:ascii="Times New Roman" w:hAnsi="Times New Roman"/>
    </w:rPr>
  </w:style>
  <w:style w:type="character" w:customStyle="1" w:styleId="6Char">
    <w:name w:val="标题 6 Char"/>
    <w:basedOn w:val="a1"/>
    <w:link w:val="6"/>
    <w:uiPriority w:val="9"/>
    <w:semiHidden/>
    <w:rsid w:val="00154EC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1"/>
    <w:link w:val="7"/>
    <w:uiPriority w:val="9"/>
    <w:semiHidden/>
    <w:rsid w:val="00154EC1"/>
    <w:rPr>
      <w:rFonts w:ascii="Times New Roman" w:hAnsi="Times New Roman"/>
      <w:b/>
      <w:bCs/>
      <w:sz w:val="24"/>
      <w:szCs w:val="24"/>
    </w:rPr>
  </w:style>
  <w:style w:type="character" w:customStyle="1" w:styleId="8Char">
    <w:name w:val="标题 8 Char"/>
    <w:basedOn w:val="a1"/>
    <w:link w:val="8"/>
    <w:uiPriority w:val="9"/>
    <w:semiHidden/>
    <w:rsid w:val="00154EC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1"/>
    <w:link w:val="9"/>
    <w:uiPriority w:val="9"/>
    <w:semiHidden/>
    <w:rsid w:val="00154EC1"/>
    <w:rPr>
      <w:rFonts w:asciiTheme="majorHAnsi" w:eastAsiaTheme="majorEastAsia" w:hAnsiTheme="majorHAnsi" w:cstheme="majorBidi"/>
      <w:szCs w:val="21"/>
    </w:rPr>
  </w:style>
  <w:style w:type="paragraph" w:styleId="ab">
    <w:name w:val="caption"/>
    <w:basedOn w:val="a"/>
    <w:next w:val="a"/>
    <w:uiPriority w:val="35"/>
    <w:semiHidden/>
    <w:unhideWhenUsed/>
    <w:qFormat/>
    <w:rsid w:val="00154EC1"/>
    <w:rPr>
      <w:rFonts w:asciiTheme="majorHAnsi" w:eastAsia="黑体" w:hAnsiTheme="majorHAnsi" w:cstheme="majorBidi"/>
      <w:sz w:val="20"/>
      <w:szCs w:val="20"/>
    </w:rPr>
  </w:style>
  <w:style w:type="character" w:styleId="ac">
    <w:name w:val="Subtle Reference"/>
    <w:uiPriority w:val="31"/>
    <w:qFormat/>
    <w:rsid w:val="00154EC1"/>
    <w:rPr>
      <w:smallCaps/>
      <w:color w:val="C0504D" w:themeColor="accent2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154EC1"/>
    <w:pPr>
      <w:numPr>
        <w:numId w:val="0"/>
      </w:numPr>
      <w:outlineLvl w:val="9"/>
    </w:pPr>
    <w:rPr>
      <w:sz w:val="44"/>
    </w:rPr>
  </w:style>
  <w:style w:type="paragraph" w:customStyle="1" w:styleId="MTDisplayEquation">
    <w:name w:val="MTDisplayEquation"/>
    <w:basedOn w:val="a"/>
    <w:next w:val="a"/>
    <w:link w:val="MTDisplayEquationChar"/>
    <w:rsid w:val="00C85E22"/>
    <w:pPr>
      <w:tabs>
        <w:tab w:val="center" w:pos="4160"/>
        <w:tab w:val="right" w:pos="8300"/>
      </w:tabs>
    </w:pPr>
  </w:style>
  <w:style w:type="character" w:customStyle="1" w:styleId="MTDisplayEquationChar">
    <w:name w:val="MTDisplayEquation Char"/>
    <w:basedOn w:val="a1"/>
    <w:link w:val="MTDisplayEquation"/>
    <w:rsid w:val="00C85E22"/>
    <w:rPr>
      <w:rFonts w:ascii="Times New Roman" w:hAnsi="Times New Roman"/>
    </w:rPr>
  </w:style>
  <w:style w:type="paragraph" w:styleId="ad">
    <w:name w:val="Balloon Text"/>
    <w:basedOn w:val="a"/>
    <w:link w:val="Char4"/>
    <w:uiPriority w:val="99"/>
    <w:semiHidden/>
    <w:unhideWhenUsed/>
    <w:rsid w:val="00A25FCE"/>
    <w:pPr>
      <w:spacing w:line="240" w:lineRule="auto"/>
    </w:pPr>
    <w:rPr>
      <w:sz w:val="18"/>
      <w:szCs w:val="18"/>
    </w:rPr>
  </w:style>
  <w:style w:type="character" w:customStyle="1" w:styleId="Char4">
    <w:name w:val="批注框文本 Char"/>
    <w:basedOn w:val="a1"/>
    <w:link w:val="ad"/>
    <w:uiPriority w:val="99"/>
    <w:semiHidden/>
    <w:rsid w:val="00A25FCE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2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26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image" Target="media/image10.wmf"/><Relationship Id="rId39" Type="http://schemas.openxmlformats.org/officeDocument/2006/relationships/image" Target="media/image17.wmf"/><Relationship Id="rId21" Type="http://schemas.openxmlformats.org/officeDocument/2006/relationships/oleObject" Target="embeddings/oleObject7.bin"/><Relationship Id="rId34" Type="http://schemas.openxmlformats.org/officeDocument/2006/relationships/oleObject" Target="embeddings/oleObject13.bin"/><Relationship Id="rId42" Type="http://schemas.openxmlformats.org/officeDocument/2006/relationships/image" Target="media/image18.wmf"/><Relationship Id="rId47" Type="http://schemas.openxmlformats.org/officeDocument/2006/relationships/image" Target="media/image19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image" Target="media/image14.wmf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21.bin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image" Target="media/image7.wmf"/><Relationship Id="rId29" Type="http://schemas.openxmlformats.org/officeDocument/2006/relationships/oleObject" Target="embeddings/oleObject11.bin"/><Relationship Id="rId41" Type="http://schemas.openxmlformats.org/officeDocument/2006/relationships/oleObject" Target="embeddings/oleObject17.bin"/><Relationship Id="rId54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wmf"/><Relationship Id="rId32" Type="http://schemas.openxmlformats.org/officeDocument/2006/relationships/image" Target="media/image13.emf"/><Relationship Id="rId37" Type="http://schemas.openxmlformats.org/officeDocument/2006/relationships/image" Target="media/image16.wmf"/><Relationship Id="rId40" Type="http://schemas.openxmlformats.org/officeDocument/2006/relationships/oleObject" Target="embeddings/oleObject16.bin"/><Relationship Id="rId45" Type="http://schemas.openxmlformats.org/officeDocument/2006/relationships/oleObject" Target="embeddings/oleObject20.bin"/><Relationship Id="rId53" Type="http://schemas.openxmlformats.org/officeDocument/2006/relationships/image" Target="media/image25.png"/><Relationship Id="rId58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36" Type="http://schemas.openxmlformats.org/officeDocument/2006/relationships/oleObject" Target="embeddings/oleObject14.bin"/><Relationship Id="rId49" Type="http://schemas.openxmlformats.org/officeDocument/2006/relationships/image" Target="media/image21.png"/><Relationship Id="rId57" Type="http://schemas.openxmlformats.org/officeDocument/2006/relationships/fontTable" Target="fontTable.xml"/><Relationship Id="rId10" Type="http://schemas.openxmlformats.org/officeDocument/2006/relationships/image" Target="media/image2.w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oleObject" Target="embeddings/oleObject19.bin"/><Relationship Id="rId52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wmf"/><Relationship Id="rId35" Type="http://schemas.openxmlformats.org/officeDocument/2006/relationships/image" Target="media/image15.wmf"/><Relationship Id="rId43" Type="http://schemas.openxmlformats.org/officeDocument/2006/relationships/oleObject" Target="embeddings/oleObject18.bin"/><Relationship Id="rId48" Type="http://schemas.openxmlformats.org/officeDocument/2006/relationships/image" Target="media/image20.png"/><Relationship Id="rId56" Type="http://schemas.openxmlformats.org/officeDocument/2006/relationships/image" Target="media/image28.emf"/><Relationship Id="rId8" Type="http://schemas.openxmlformats.org/officeDocument/2006/relationships/image" Target="media/image1.wmf"/><Relationship Id="rId51" Type="http://schemas.openxmlformats.org/officeDocument/2006/relationships/image" Target="media/image2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C0A53D-E370-4F7C-BC8B-897920A70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1221</TotalTime>
  <Pages>1</Pages>
  <Words>408</Words>
  <Characters>2327</Characters>
  <Application>Microsoft Office Word</Application>
  <DocSecurity>0</DocSecurity>
  <Lines>19</Lines>
  <Paragraphs>5</Paragraphs>
  <ScaleCrop>false</ScaleCrop>
  <Company>清华大学自动化系</Company>
  <LinksUpToDate>false</LinksUpToDate>
  <CharactersWithSpaces>2730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庞人铭</dc:creator>
  <cp:keywords/>
  <dc:description/>
  <cp:lastModifiedBy>yehao</cp:lastModifiedBy>
  <cp:revision>61</cp:revision>
  <dcterms:created xsi:type="dcterms:W3CDTF">2015-10-28T16:01:00Z</dcterms:created>
  <dcterms:modified xsi:type="dcterms:W3CDTF">2015-11-11T07:30:00Z</dcterms:modified>
</cp:coreProperties>
</file>